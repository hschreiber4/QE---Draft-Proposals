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Default Extension="rels" ContentType="application/vnd.openxmlformats-package.relationships+xml"/>
  <Override PartName="/customXml/itemProps2.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B3185" w:rsidRPr="000D1028" w:rsidRDefault="009F1295" w:rsidP="00EA1BD3">
      <w:pPr>
        <w:spacing w:after="0" w:line="480" w:lineRule="auto"/>
        <w:rPr>
          <w:rFonts w:ascii="Arial" w:hAnsi="Arial" w:cs="Arial"/>
        </w:rPr>
      </w:pPr>
      <w:r w:rsidRPr="000D1028">
        <w:rPr>
          <w:rFonts w:ascii="Arial" w:hAnsi="Arial" w:cs="Arial"/>
          <w:b/>
        </w:rPr>
        <w:t xml:space="preserve">Uropathogenic </w:t>
      </w:r>
      <w:r w:rsidRPr="000D1028">
        <w:rPr>
          <w:rFonts w:ascii="Arial" w:hAnsi="Arial" w:cs="Arial"/>
          <w:b/>
          <w:i/>
        </w:rPr>
        <w:t>Escherichia coli</w:t>
      </w:r>
      <w:r w:rsidRPr="000D1028">
        <w:rPr>
          <w:rFonts w:ascii="Arial" w:hAnsi="Arial" w:cs="Arial"/>
          <w:b/>
        </w:rPr>
        <w:t>: Population Structure</w:t>
      </w:r>
      <w:r w:rsidRPr="000D1028">
        <w:rPr>
          <w:rFonts w:ascii="Arial" w:hAnsi="Arial" w:cs="Arial"/>
          <w:b/>
          <w:i/>
        </w:rPr>
        <w:t xml:space="preserve"> </w:t>
      </w:r>
      <w:r w:rsidRPr="000D1028">
        <w:rPr>
          <w:rFonts w:ascii="Arial" w:hAnsi="Arial" w:cs="Arial"/>
          <w:b/>
        </w:rPr>
        <w:t>and the Evolution of Virulence</w:t>
      </w:r>
    </w:p>
    <w:p w:rsidR="00BB3185" w:rsidRPr="000D1028" w:rsidRDefault="009F1295" w:rsidP="00EA1BD3">
      <w:pPr>
        <w:spacing w:after="0" w:line="480" w:lineRule="auto"/>
        <w:rPr>
          <w:rFonts w:ascii="Arial" w:hAnsi="Arial" w:cs="Arial"/>
        </w:rPr>
      </w:pPr>
      <w:r w:rsidRPr="000D1028">
        <w:rPr>
          <w:rFonts w:ascii="Arial" w:hAnsi="Arial" w:cs="Arial"/>
        </w:rPr>
        <w:tab/>
        <w:t xml:space="preserve">Approximately 50% of women will suffer a urinary tract infection (UTI) at some point in their life, and 20-30% of these women will suffer a recurrent </w:t>
      </w:r>
      <w:r w:rsidR="000D1028">
        <w:rPr>
          <w:rFonts w:ascii="Arial" w:hAnsi="Arial" w:cs="Arial"/>
        </w:rPr>
        <w:t>UTI within three to four months</w:t>
      </w:r>
      <w:r w:rsidR="0066102C">
        <w:rPr>
          <w:rFonts w:ascii="Arial" w:hAnsi="Arial" w:cs="Arial"/>
        </w:rPr>
        <w:fldChar w:fldCharType="begin" w:fldLock="1"/>
      </w:r>
      <w:r w:rsidR="00C220E5">
        <w:rPr>
          <w:rFonts w:ascii="Arial" w:hAnsi="Arial" w:cs="Arial"/>
        </w:rPr>
        <w:instrText>ADDIN CSL_CITATION { "citationItems" : [ { "id" : "ITEM-1", "itemData" : { "DOI" : "10.1016/S0924-8579(00)00350-2", "abstract" : "Recurrent urinary tract infections ( UTI ) are common among young healthy women even though they generally have anatomically and physiologically normal urinary tracts. Women with recurrent UTI have an increased susceptibility to vaginal colonization with ...  ", "author" : [ { "family" : "Hooton", "given" : "Thomas M" } ], "container-title" : "International Journal of Antimicrobial Agents", "id" : "ITEM-1", "issue" : "4", "issued" : { "date-parts" : [ [ "2001" ] ] }, "page" : "259-268", "title" : "Recurrent urinary tract infection in women", "type" : "article-journal", "volume" : "17" }, "uris" : [ "http://www.mendeley.com/documents/?uuid=5dc19414-93a3-42e8-9bf3-051172d8132e" ] }, { "id" : "ITEM-2", "itemData" : { "DOI" : "10.1086/315827", "abstract" : "... To explore whether a more rigorous definition of RUTI would affect the associations seen in the larger group, we identified and analyzed a subset of women with a more severe recurrence pattern (ie ... Association of recurrent  urinary  tract  infection ( UTI ) with selected characteristics ...  ", "author" : [ { "family" : "Scholes", "given" : "Delia" }, { "family" : "Hooton", "given" : "Thomas M" }, { "family" : "Roberts", "given" : "Pacita L" }, { "family" : "Stapleton", "given" : "Ann E" }, { "family" : "Gupta", "given" : "Kalpana" }, { "family" : "Stamm", "given" : "Walter E" } ], "container-title" : "The Journal of infectious diseases", "id" : "ITEM-2", "issue" : "4", "issued" : { "date-parts" : [ [ "2000" ] ] }, "page" : "1177-1182", "title" : "Risk Factors for Recurrent Urinary Tract Infection in Young Women", "type" : "article-journal", "volume" : "182" }, "uris" : [ "http://www.mendeley.com/documents/?uuid=b19be8db-e64e-4949-9223-489fa60b46ac" ] }, { "id" : "ITEM-3",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"ITEM-3", "issued" : { "date-parts" : [ [ "2002" ] ] }, "page" : "5S-13S", "title" : "Epidemiology of urinary tract infections: incidence, morbidity, and economic costs.", "type" : "article-journal", "volume" : "113 Suppl " }, "uris" : [ "http://www.mendeley.com/documents/?uuid=60cc1676-379e-4de7-875b-d9dbbd7cf915" ] } ], "mendeley" : { "previouslyFormattedCitation" : "&lt;sup&gt;1\u20133&lt;/sup&gt;"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1–3</w:t>
      </w:r>
      <w:r w:rsidR="0066102C">
        <w:rPr>
          <w:rFonts w:ascii="Arial" w:hAnsi="Arial" w:cs="Arial"/>
        </w:rPr>
        <w:fldChar w:fldCharType="end"/>
      </w:r>
      <w:r w:rsidRPr="000D1028">
        <w:rPr>
          <w:rFonts w:ascii="Arial" w:hAnsi="Arial" w:cs="Arial"/>
        </w:rPr>
        <w:t>.  The rates of UTI increase in the immunosuppressed, including the elderly and children, and may result in significant complications, including renal scarring, septic</w:t>
      </w:r>
      <w:del w:id="0" w:author="Drew Schwartz" w:date="2012-10-24T02:42:00Z">
        <w:r w:rsidRPr="000D1028" w:rsidDel="00F84A36">
          <w:rPr>
            <w:rFonts w:ascii="Arial" w:hAnsi="Arial" w:cs="Arial"/>
          </w:rPr>
          <w:delText>a</w:delText>
        </w:r>
      </w:del>
      <w:r w:rsidRPr="000D1028">
        <w:rPr>
          <w:rFonts w:ascii="Arial" w:hAnsi="Arial" w:cs="Arial"/>
        </w:rPr>
        <w:t>emia, and pyelonephritis</w:t>
      </w:r>
      <w:r w:rsidR="0066102C">
        <w:rPr>
          <w:rFonts w:ascii="Arial" w:hAnsi="Arial" w:cs="Arial"/>
        </w:rPr>
        <w:fldChar w:fldCharType="begin" w:fldLock="1"/>
      </w:r>
      <w:r w:rsidR="00C220E5">
        <w:rPr>
          <w:rFonts w:ascii="Arial" w:hAnsi="Arial" w:cs="Arial"/>
        </w:rPr>
        <w:instrText>ADDIN CSL_CITATION { "citationItems" : [ { "id" : "ITEM-1",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"ITEM-1", "issued" : { "date-parts" : [ [ "2002" ] ] }, "page" : "5S-13S", "title" : "Epidemiology of urinary tract infections: incidence, morbidity, and economic costs.", "type" : "article-journal", "volume" : "113 Suppl " }, "uris" : [ "http://www.mendeley.com/documents/?uuid=60cc1676-379e-4de7-875b-d9dbbd7cf915" ] } ], "mendeley" : { "previouslyFormattedCitation" : "&lt;sup&gt;3&lt;/sup&gt;"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w:t>
      </w:r>
      <w:r w:rsidR="0066102C">
        <w:rPr>
          <w:rFonts w:ascii="Arial" w:hAnsi="Arial" w:cs="Arial"/>
        </w:rPr>
        <w:fldChar w:fldCharType="end"/>
      </w:r>
      <w:r w:rsidRPr="000D1028">
        <w:rPr>
          <w:rFonts w:ascii="Arial" w:hAnsi="Arial" w:cs="Arial"/>
        </w:rPr>
        <w:t xml:space="preserve">.  Approximately 80% of community acquired UTIs are caused by uropathogenic </w:t>
      </w:r>
      <w:r w:rsidRPr="000D1028">
        <w:rPr>
          <w:rFonts w:ascii="Arial" w:hAnsi="Arial" w:cs="Arial"/>
          <w:i/>
        </w:rPr>
        <w:t>E. coli</w:t>
      </w:r>
      <w:r w:rsidRPr="000D1028">
        <w:rPr>
          <w:rFonts w:ascii="Arial" w:hAnsi="Arial" w:cs="Arial"/>
        </w:rPr>
        <w:t xml:space="preserve"> (UPEC), a Gram-negative gammaproteobacteria</w:t>
      </w:r>
      <w:r w:rsidR="0066102C">
        <w:rPr>
          <w:rFonts w:ascii="Arial" w:hAnsi="Arial" w:cs="Arial"/>
        </w:rPr>
        <w:fldChar w:fldCharType="begin" w:fldLock="1"/>
      </w:r>
      <w:r w:rsidR="00C220E5">
        <w:rPr>
          <w:rFonts w:ascii="Arial" w:hAnsi="Arial" w:cs="Arial"/>
        </w:rPr>
        <w:instrText>ADDIN CSL_CITATION { "citationItems" : [ { "id" : "ITEM-1",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"ITEM-1", "issued" : { "date-parts" : [ [ "2002" ] ] }, "page" : "5S-13S", "title" : "Epidemiology of urinary tract infections: incidence, morbidity, and economic costs.", "type" : "article-journal", "volume" : "113 Suppl " }, "uris" : [ "http://www.mendeley.com/documents/?uuid=60cc1676-379e-4de7-875b-d9dbbd7cf915" ] }, { "id" : "ITEM-2",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"ITEM-2", "issue" : "12", "issued" : { "date-parts" : [ [ "2010" ] ] }, "page" : "653-660", "title" : "The epidemiology of urinary tract infection", "type" : "article-journal", "volume" : "7" }, "uris" : [ "http://www.mendeley.com/documents/?uuid=1d67a8c2-6a48-45be-9dd2-bda8daea46eb" ] } ], "mendeley" : { "previouslyFormattedCitation" : "&lt;sup&gt;3,4&lt;/sup&gt;"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3,4</w:t>
      </w:r>
      <w:r w:rsidR="0066102C">
        <w:rPr>
          <w:rFonts w:ascii="Arial" w:hAnsi="Arial" w:cs="Arial"/>
        </w:rPr>
        <w:fldChar w:fldCharType="end"/>
      </w:r>
      <w:r w:rsidRPr="000D1028">
        <w:rPr>
          <w:rFonts w:ascii="Arial" w:hAnsi="Arial" w:cs="Arial"/>
        </w:rPr>
        <w:t>.  UPEC has been linked to several outbreaks in recent years, and, of particular concern, antibiotic resistance within UPEC has begun to spread intercontinentally, resulting in increased morbidit</w:t>
      </w:r>
      <w:r w:rsidR="000D1028">
        <w:rPr>
          <w:rFonts w:ascii="Arial" w:hAnsi="Arial" w:cs="Arial"/>
        </w:rPr>
        <w:t>y and mortality</w:t>
      </w:r>
      <w:r w:rsidR="0066102C">
        <w:rPr>
          <w:rFonts w:ascii="Arial" w:hAnsi="Arial" w:cs="Arial"/>
        </w:rPr>
        <w:fldChar w:fldCharType="begin" w:fldLock="1"/>
      </w:r>
      <w:r w:rsidR="00C220E5">
        <w:rPr>
          <w:rFonts w:ascii="Arial" w:hAnsi="Arial" w:cs="Arial"/>
        </w:rPr>
        <w:instrText>ADDIN CSL_CITATION { "citationItems" : [ { "id" : "ITEM-1", "itemData" : { "DOI" : "10.1093/jac/dkm464", "abstract" : "Background Concomitant with the recent emergence of CTX-M-type extended-spectrum \u03b2- lactamases (ESBLs), Escherichia coli has become the enterobacterial species most affected by ESBLs. Multiple locales are encountering CTX-M-positive E . coli , including specifically ...  ", "author" : [ { "family" : "Nicolas-Chanoine", "given" : "M H" }, { "family" : "Blanco", "given" : "J" }, { "family" : "Leflon-Guibout", "given" : "V" }, { "family" : "Demarty", "given" : "R" }, { "family" : "Alonso", "given" : "M P" }, { "family" : "Canica", "given" : "M M" }, { "family" : "Park", "given" : "Y J" }, { "family" : "Lavigne", "given" : "J P" }, { "family" : "Pitout", "given" : "J" }, { "family" : "Johnson", "given" : "J R" } ], "container-title" : "Journal of Antimicrobial Chemotherapy", "id" : "ITEM-1", "issue" : "2", "issued" : { "date-parts" : [ [ "2007" ] ] }, "page" : "273-281", "title" : "Intercontinental emergence of Escherichia coli clone O25:H4-ST131 producing CTX-M-15", "type" : "article-journal", "volume" : "61" }, "uris" : [ "http://www.mendeley.com/documents/?uuid=dbb1105a-7436-42fe-8f2d-1976871899c1" ] }, { "id" : "ITEM-2", "itemData" : { "DOI" : "10.1093/jac/dkq415", "abstract" : "...  Escherichia  coli is a finely tuned, ubiquitous human pathogen ... A semi-automated repetitive sequence -based PCR typing technique (DiversiLab \u00ae , bioMerieux) has been found to reliably ... Emerging from &amp;apos;molecular obscurity&amp;apos; in the first decade of this century, ST131  E . coli is now a ...  ", "author" : [ { "family" : "Rogers", "given" : "B A" }, { "family" : "Sidjabat", "given" : "H E" }, { "family" : "Paterson", "given" : "D L" } ], "container-title" : "Journal of Antimicrobial Chemotherapy", "id" : "ITEM-2", "issue" : "1", "issued" : { "date-parts" : [ [ "2010" ] ] }, "page" : "1-14", "title" : "Escherichia coli O25b-ST131: a pandemic, multiresistant, community-associated strain", "type" : "article-journal", "volume" : "66" }, "uris" : [ "http://www.mendeley.com/documents/?uuid=46ec074f-aab3-4881-936a-fa50b540973b" ] } ], "mendeley" : { "previouslyFormattedCitation" : "&lt;sup&gt;5,6&lt;/sup&gt;"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5,6</w:t>
      </w:r>
      <w:r w:rsidR="0066102C">
        <w:rPr>
          <w:rFonts w:ascii="Arial" w:hAnsi="Arial" w:cs="Arial"/>
        </w:rPr>
        <w:fldChar w:fldCharType="end"/>
      </w:r>
      <w:r w:rsidRPr="000D1028">
        <w:rPr>
          <w:rFonts w:ascii="Arial" w:hAnsi="Arial" w:cs="Arial"/>
        </w:rPr>
        <w:t>.  This spread of multi-drug resistant, highly virulent strains of UPEC, as well as the rate of infection in the U.S., necessitate an understanding of the underlying population dynamics of this pathogen.</w:t>
      </w:r>
    </w:p>
    <w:p w:rsidR="00BB3185" w:rsidRPr="000D1028" w:rsidRDefault="009F1295" w:rsidP="00EA1BD3">
      <w:pPr>
        <w:spacing w:after="0" w:line="480" w:lineRule="auto"/>
        <w:rPr>
          <w:rFonts w:ascii="Arial" w:hAnsi="Arial" w:cs="Arial"/>
        </w:rPr>
      </w:pPr>
      <w:r w:rsidRPr="000D1028">
        <w:rPr>
          <w:rFonts w:ascii="Arial" w:hAnsi="Arial" w:cs="Arial"/>
        </w:rPr>
        <w:t>While UPEC is clinically important, it is also an excellent model system to study the evolution of virulence in opportunistic pathogens</w:t>
      </w:r>
      <w:r w:rsidR="0066102C">
        <w:rPr>
          <w:rFonts w:ascii="Arial" w:hAnsi="Arial" w:cs="Arial"/>
        </w:rPr>
        <w:fldChar w:fldCharType="begin" w:fldLock="1"/>
      </w:r>
      <w:r w:rsidR="00C220E5">
        <w:rPr>
          <w:rFonts w:ascii="Arial" w:hAnsi="Arial" w:cs="Arial"/>
        </w:rPr>
        <w:instrText>ADDIN CSL_CITATION { "citationItems" : [ { "id" : "ITEM-1", "itemData" : { "DOI" : "10.1016/j.ijmm.2005.07.009", "author" : [ { "family" : "Dobrindt", "given" : "Ulrich" } ], "container-title" : "International Journal of Medical Microbiology", "id" : "ITEM-1", "issue" : "6-7", "issued" : { "date-parts" : [ [ "2005", "10" ] ] }, "page" : "357-371", "title" : "(Patho-)Genomics of Escherichia coli", "type" : "article-journal", "volume" : "295" }, "uris" : [ "http://www.mendeley.com/documents/?uuid=5a94b780-2df6-4273-97a3-6879cd95e7c7" ] }, { "id" : "ITEM-2", "itemData" : { "DOI" : "10.1007/s00430-010-0161-2", "abstract" : "The Escherichia coli genome consists of a conserved part, the so-called core genome, which encodes essential cellular functions and of a flexible, strain-specific part. Genes that belong to the flexible genome code for factors involved in bacterial fitness and adaptation to different environments. Adaptation includes increase in fitness and colonization capacity. Pathogenic as well as non-pathogenic bacteria carry mobile and accessory genetic elements such as plasmids, bacteriophages, genomic islands and others, which code for functions required for proper adaptation. Escherichia coli is a very good example to study the interdependency of genome architecture and lifestyle of bacteria. Thus, these species include pathogenic variants as well as commensal bacteria adapted to different host organisms. In Escherichia coli, various genetic elements encode for pathogenicity factors as well as factors, which increase the fitness of non-pathogenic bacteria. The processes of genome dynamics, such as gene transfer, genome reduction, rearrangements as well as point mutations contribute to the adaptation of the bacteria into particular environments. Using Escherichia coli model organisms, such as uropathogenic strain 536 or commensal strain Nissle 1917, we studied mechanisms of genome dynamics and discuss these processes in the light of the evolution of microbes.", "author" : [ { "family" : "Dobrindt", "given" : "Ulrich" }, { "family" : "Chowdary", "given" : "M Geddam" }, { "family" : "Krumbholz", "given" : "G" }, { "family" : "Hacker", "given" : "J" } ], "container-title" : "Medical microbiology and immunology", "id" : "ITEM-2", "issue" : "3", "issued" : { "date-parts" : [ [ "2010", "8" ] ] }, "page" : "145-54", "title" : "Genome dynamics and its impact on evolution of Escherichia coli.", "type" : "article-journal", "volume" : "199" }, "uris" : [ "http://www.mendeley.com/documents/?uuid=79c4412b-150e-444e-8a5f-3e2ede6aad05" ] }, { "id" : "ITEM-3",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"ITEM-3", "issue" : "1", "issued" : { "date-parts" : [ [ "2009" ] ] }, "page" : "e1000344", "title" : "Organised genome dynamics in the Escherichia coli species results in highly diverse adaptive paths.", "type" : "article-journal", "volume" : "5" }, "uris" : [ "http://www.mendeley.com/documents/?uuid=b72ee704-7a12-4dff-9483-9273a03cbfe8" ] }, { "id" : "ITEM-4",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"ITEM-4",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"&lt;sup&gt;7\u201310&lt;/sup&gt;"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7–10</w:t>
      </w:r>
      <w:r w:rsidR="0066102C">
        <w:rPr>
          <w:rFonts w:ascii="Arial" w:hAnsi="Arial" w:cs="Arial"/>
        </w:rPr>
        <w:fldChar w:fldCharType="end"/>
      </w:r>
      <w:r w:rsidRPr="000D1028">
        <w:rPr>
          <w:rFonts w:ascii="Arial" w:hAnsi="Arial" w:cs="Arial"/>
        </w:rPr>
        <w:t>.  UPEC have been used to study biofilm formation, pili expression, epithelial cell invasion, toxin production, and population bottlenecks, in addition to its obvious use as a model for uropathogenicity</w:t>
      </w:r>
      <w:r w:rsidR="0066102C">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10</w:t>
      </w:r>
      <w:r w:rsidR="0066102C">
        <w:rPr>
          <w:rFonts w:ascii="Arial" w:hAnsi="Arial" w:cs="Arial"/>
        </w:rPr>
        <w:fldChar w:fldCharType="end"/>
      </w:r>
      <w:r w:rsidRPr="000D1028">
        <w:rPr>
          <w:rFonts w:ascii="Arial" w:hAnsi="Arial" w:cs="Arial"/>
        </w:rPr>
        <w:t xml:space="preserve">.  UPEC offer a number of unique advantages as a model system, including the range of laboratory tools available specific to </w:t>
      </w:r>
      <w:r w:rsidRPr="000D1028">
        <w:rPr>
          <w:rFonts w:ascii="Arial" w:hAnsi="Arial" w:cs="Arial"/>
          <w:i/>
        </w:rPr>
        <w:t>E. coli</w:t>
      </w:r>
      <w:r w:rsidRPr="000D1028">
        <w:rPr>
          <w:rFonts w:ascii="Arial" w:hAnsi="Arial" w:cs="Arial"/>
        </w:rPr>
        <w:t xml:space="preserve">, the tractability of genetic modification, and the wealth of genomic </w:t>
      </w:r>
      <w:r w:rsidR="000D1028">
        <w:rPr>
          <w:rFonts w:ascii="Arial" w:hAnsi="Arial" w:cs="Arial"/>
        </w:rPr>
        <w:t>data available for the pathogen</w:t>
      </w:r>
      <w:r w:rsidR="0066102C">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"ITEM-3", "itemData" : { "DOI" : "10.1186/1471-2164-10-552", "abstract" : "BACKGROUND:As one of human pathogens, the genome of Uropathogenic Escherichia coli strain CFT073 was sequenced and published in 2002, which was significant in pathogenetic bacterial genomics research. However, the current RefSeq annotation of this pathogen is now outdated to some degree, due to missing or misannotation of some essential genes associated with its virulence. We carried out a systematic reannotation by combining automated annotation tools with manual efforts to provide a comprehensive understanding of virulence for the CFT073 genome.  RESULTS:The reannotation excluded 608 coding sequences from the RefSeq annotation. Meanwhile, a total of 299 coding sequences were newly added, about one third of them are found in genomic island (GI) regions while more than one fifth of them are located in virulence related regions pathogenicity islands (PAIs). Furthermore, there are totally 341 genes were relocated with their translational initiation sites (TISs), which resulted in a high quality of gene start annotation. In addition, 94 pseudogenes annotated in RefSeq were thoroughly inspected and updated. The number of miscellaneous genes (sRNAs) has been updated from 6 in RefSeq to 46 in the reannotation. Based on the adjustment in the reannotation, subsequent analysis were conducted by both general and case studies on new virulence factors or new virulence-associated genes that are crucial during the urinary tract infections (UTIs) process, including invasion, colonization, nutrition uptaking and population density control. Furthermore, miscellaneous RNAs collected in the reannotation are believed to contribute to the virulence of strain CFT073. The reannotation including the nucleotide data, the original RefSeq annotation, and all reannotated results is freely available via http://mech.ctb.pku.edu.cn/CFT073/.  CONCLUSION:As a result, the reannotation presents a more comprehensive picture of mechanisms of uropathogenicity of UPEC strain CFT073. The new genes change the view of its uropathogenicity in many respects, particularly by new genes in GI regions and new virulence-associated factors. The reannotation thus functions as an important source by providing new information about genomic structure and organization, and gene function. Moreover, we expect that the detailed analysis will facilitate the studies for exploration of novel virulence mechanisms and help guide experimental design.", "author" : [ { "family" : "Luo", "given" : "Chengwei" }, { "family" : "Hu", "given" : "Gang-Qing" }, { "family" : "Zhu", "given" : "Huaiqiu" } ], "container-title" : "BMC genomics", "id" : "ITEM-3", "issued" : { "date-parts" : [ [ "2009" ] ] }, "page" : "552", "title" : "Genome reannotation of Escherichia coli CFT073 with new insights into virulence.", "type" : "article-journal", "volume" : "10" }, "uris" : [ "http://www.mendeley.com/documents/?uuid=a05dd343-2e0b-488e-b91d-9120e213b906" ] }, { "id" : "ITEM-4", "itemData" : { "DOI" : "10.1128/JB.05413-11", "abstract" : "Uropathogenic Escherichia coli (UPEC) causes serious infections in people at risk and has a significant environmental prevalence due to contamination by human and animal excreta. In developing countries, UPEC assumes importance in certain dwellings because of poor community/personal hygiene and exposure to contaminated water or soil. We report the complete genome sequence of E. coli strain NA114 from India, a UPEC strain with a multidrug resistance phenotype and the capacity to produce extended-spectrum beta-lactamase. The genome sequence and comparative genomics emanating from it will be significant in under-standing the genetic makeup of diverse UPEC strains and in boosting the development of new diagnostics/vaccines.", "author" : [ { "family" : "Avasthi", "given" : "Tiruvayipati Suma" }, { "family" : "Kumar", "given" : "Narender" }, { "family" : "Baddam", "given" : "Ramani" }, { "family" : "Hussain", "given" : "Arif" }, { "family" : "Nandanwar", "given" : "Nishant" }, { "family" : "Jadhav", "given" : "Savita" }, { "family" : "Ahmed", "given" : "Niyaz" } ], "container-title" : "Journal of Bacteriology", "id" : "ITEM-4", "issue" : "16", "issued" : { "date-parts" : [ [ "2011" ] ] }, "page" : "4272-4273", "title" : "Genome of multidrug-resistant uropathogenic Escherichia coli strain NA114 from India.", "type" : "article-journal", "volume" : "193" }, "uris" : [ "http://www.mendeley.com/documents/?uuid=22e51a5e-bcfe-4ee5-bcc7-c5851c9b08b9" ] } ], "mendeley" : { "previouslyFormattedCitation" : "&lt;sup&gt;11\u201314&lt;/sup&gt;"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11–14</w:t>
      </w:r>
      <w:r w:rsidR="0066102C">
        <w:rPr>
          <w:rFonts w:ascii="Arial" w:hAnsi="Arial" w:cs="Arial"/>
        </w:rPr>
        <w:fldChar w:fldCharType="end"/>
      </w:r>
      <w:r w:rsidRPr="000D1028">
        <w:rPr>
          <w:rFonts w:ascii="Arial" w:hAnsi="Arial" w:cs="Arial"/>
        </w:rPr>
        <w:t xml:space="preserve">.  Despite these benefits, and in contrast to other forms of pathogenic </w:t>
      </w:r>
      <w:r w:rsidRPr="000D1028">
        <w:rPr>
          <w:rFonts w:ascii="Arial" w:hAnsi="Arial" w:cs="Arial"/>
          <w:i/>
        </w:rPr>
        <w:t>E. coli</w:t>
      </w:r>
      <w:r w:rsidRPr="000D1028">
        <w:rPr>
          <w:rFonts w:ascii="Arial" w:hAnsi="Arial" w:cs="Arial"/>
        </w:rPr>
        <w:t>, the genome dynamics and population structure of UPEC remain largely unexplored.  Additionally, although th</w:t>
      </w:r>
      <w:r w:rsidR="000D1028">
        <w:rPr>
          <w:rFonts w:ascii="Arial" w:hAnsi="Arial" w:cs="Arial"/>
        </w:rPr>
        <w:t xml:space="preserve">ere has been attention paid to </w:t>
      </w:r>
      <w:r w:rsidRPr="000D1028">
        <w:rPr>
          <w:rFonts w:ascii="Arial" w:hAnsi="Arial" w:cs="Arial"/>
        </w:rPr>
        <w:t xml:space="preserve">the global phylogenetic structure of UPEC, relatively few investigations have sought to describe the within-host distribution of the UPEC populations or elucidate the changes in population structure that occur within patients with recurrent UTIs.  However, new technologies and bioinformatic tools now enable high-resolution descriptions of bacterial population structures using genomic analyses, enabling research into these unexplored </w:t>
      </w:r>
      <w:commentRangeStart w:id="1"/>
      <w:r w:rsidRPr="000D1028">
        <w:rPr>
          <w:rFonts w:ascii="Arial" w:hAnsi="Arial" w:cs="Arial"/>
        </w:rPr>
        <w:t>areas</w:t>
      </w:r>
      <w:commentRangeEnd w:id="1"/>
      <w:r w:rsidR="00F84A36">
        <w:rPr>
          <w:rStyle w:val="CommentReference"/>
          <w:vanish/>
        </w:rPr>
        <w:commentReference w:id="1"/>
      </w:r>
      <w:r w:rsidRPr="000D1028">
        <w:rPr>
          <w:rFonts w:ascii="Arial" w:hAnsi="Arial" w:cs="Arial"/>
        </w:rPr>
        <w:t>.</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b/>
        </w:rPr>
        <w:t>Pathogenomics can be used to Study UPEC Adaptation and Population Structure</w:t>
      </w:r>
    </w:p>
    <w:p w:rsidR="00BB3185" w:rsidRPr="000D1028" w:rsidRDefault="009F1295" w:rsidP="00EA1BD3">
      <w:pPr>
        <w:spacing w:after="0" w:line="480" w:lineRule="auto"/>
        <w:ind w:firstLine="720"/>
        <w:rPr>
          <w:rFonts w:ascii="Arial" w:hAnsi="Arial" w:cs="Arial"/>
        </w:rPr>
      </w:pPr>
      <w:r w:rsidRPr="000D1028">
        <w:rPr>
          <w:rFonts w:ascii="Arial" w:hAnsi="Arial" w:cs="Arial"/>
        </w:rPr>
        <w:t xml:space="preserve">Researchers in the field of pathogen genomics (pathogenomics) aim to understand how changes in the genomic architecture of pathogens result in changes in virulence </w:t>
      </w:r>
      <w:ins w:id="2" w:author="Drew Schwartz" w:date="2012-10-24T02:45:00Z">
        <w:r w:rsidR="00F84A36">
          <w:rPr>
            <w:rFonts w:ascii="Arial" w:hAnsi="Arial" w:cs="Arial"/>
          </w:rPr>
          <w:t>within</w:t>
        </w:r>
      </w:ins>
      <w:del w:id="3" w:author="Drew Schwartz" w:date="2012-10-24T02:45:00Z">
        <w:r w:rsidRPr="000D1028" w:rsidDel="00F84A36">
          <w:rPr>
            <w:rFonts w:ascii="Arial" w:hAnsi="Arial" w:cs="Arial"/>
          </w:rPr>
          <w:delText>to</w:delText>
        </w:r>
      </w:del>
      <w:r w:rsidRPr="000D1028">
        <w:rPr>
          <w:rFonts w:ascii="Arial" w:hAnsi="Arial" w:cs="Arial"/>
        </w:rPr>
        <w:t xml:space="preserve"> host organisms. Successful research into bacterial virulence has been accomplished through integration of tools of microbial research with the insights available from sequence information.  Through this combination, researchers have been able to build a model framework around the differential phenotypes that exist between strains of pathogens.  From this foundation, researchers are able to describe how a particular collection of genes within a particular organism can cause disease, determine pathogen fitness and niche specialization, and modulate the host-pathogen interface – all important considerations in understanding the evolution of opportunistic pathogens like UPEC.  Much of the recent pathogenomics research has fallen into two main categories: (i) the identification of genes important for virulence, drug-resistance, or immunogenicity and (ii) the development and use of typing tools to describe population dynamics</w:t>
      </w:r>
      <w:r w:rsidR="0066102C">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15</w:t>
      </w:r>
      <w:r w:rsidR="0066102C">
        <w:rPr>
          <w:rFonts w:ascii="Arial" w:hAnsi="Arial" w:cs="Arial"/>
        </w:rPr>
        <w:fldChar w:fldCharType="end"/>
      </w:r>
      <w:r w:rsidRPr="000D1028">
        <w:rPr>
          <w:rFonts w:ascii="Arial" w:hAnsi="Arial" w:cs="Arial"/>
        </w:rPr>
        <w:t>.  In UPEC, pathogenomic analyses have focused extensively on the first category, while the second has been investigated less thoroughly.</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Pathogenomic Analysis of Pathoadaptation</w:t>
      </w:r>
    </w:p>
    <w:p w:rsidR="00BB3185" w:rsidRPr="000D1028" w:rsidRDefault="009F1295" w:rsidP="00EA1BD3">
      <w:pPr>
        <w:spacing w:after="0" w:line="480" w:lineRule="auto"/>
        <w:ind w:firstLine="720"/>
        <w:rPr>
          <w:rFonts w:ascii="Arial" w:hAnsi="Arial" w:cs="Arial"/>
        </w:rPr>
      </w:pPr>
      <w:r w:rsidRPr="000D1028">
        <w:rPr>
          <w:rFonts w:ascii="Arial" w:hAnsi="Arial" w:cs="Arial"/>
        </w:rPr>
        <w:t>Horizontal gene transfer (HGT) is a major mechanism of in</w:t>
      </w:r>
      <w:r w:rsidR="000D1028">
        <w:rPr>
          <w:rFonts w:ascii="Arial" w:hAnsi="Arial" w:cs="Arial"/>
        </w:rPr>
        <w:t>novation in bacterial evolution</w:t>
      </w:r>
      <w:r w:rsidR="0066102C">
        <w:rPr>
          <w:rFonts w:ascii="Arial" w:hAnsi="Arial" w:cs="Arial"/>
        </w:rPr>
        <w:fldChar w:fldCharType="begin" w:fldLock="1"/>
      </w:r>
      <w:r w:rsidR="00C220E5">
        <w:rPr>
          <w:rFonts w:ascii="Arial" w:hAnsi="Arial" w:cs="Arial"/>
        </w:rPr>
        <w:instrText>ADDIN CSL_CITATION { "citationItems" : [ { "id" : "ITEM-1", "itemData" : { "DOI" : "10.1038/nrmicro1204", "abstract" : "... Traditionally, successful horizontal gene  transfer was assumed to provide a selective advantage to either the host or the gene itself, but could horizontally transferred genes be neutral or nearly neutral? We suggest that for many prokaryotes, the boundaries between species are ...  ", "author" : [ { "family" : "Gogarten", "given" : "J Peter" }, { "family" : "Townsend", "given" : "Jeffrey P" } ], "container-title" : "Nature Reviews Microbiology", "id" : "ITEM-1", "issue" : "9", "issued" : { "date-parts" : [ [ "2005" ] ] }, "page" : "679-687", "publisher" : "Nature Publishing Group", "title" : "Horizontal gene transfer, genome innovation and evolution", "type" : "article-journal", "volume" : "3" }, "uris" : [ "http://www.mendeley.com/documents/?uuid=4671ece7-b600-4d32-8917-98c906e1e082" ] }, { "id" : "ITEM-2", "itemData" : { "DOI" : "10.1038/35012500", "abstract" : "Unlike eukaryotes, which evolve principally through the modification of existing genetic information, bacteria have obtained a significant proportion of their genetic diversity through the acquisition of sequences from distantly related organisms. Horizontal gene transfer produces extremely dynamic genomes in which substantial amounts of DNA are introduced into and deleted from the chromosome. These lateral transfers have effectively changed the ecological and pathogenic character of bacterial species.", "author" : [ { "family" : "Ochman", "given" : "H" }, { "family" : "Lawrence", "given" : "J G" }, { "family" : "Groisman", "given" : "E A" } ], "container-title" : "Nature", "id" : "ITEM-2", "issue" : "6784", "issued" : { "date-parts" : [ [ "2000" ] ] }, "page" : "299-304", "title" : "Lateral gene transfer and the nature of bacterial innovation.", "type" : "article-journal", "volume" : "405" }, "uris" : [ "http://www.mendeley.com/documents/?uuid=185bb831-7a46-4397-80c4-d1c72ee240c3" ] }, { "id" : "ITEM-3", "itemData" : { "DOI" : "10.1093/nar/gkn668", "abstract" : "The first bacterial genome was sequenced in 1995, and the first archaeal genome in 1996. Soon after these breakthroughs, an exponential rate of genome sequencing was established, with a doubling time of approximately 20 months for bacteria and approximately 34 months for archaea. Comparative analysis of the hundreds of sequenced bacterial and dozens of archaeal genomes leads to several generalizations on the principles of genome organization and evolution. A crucial finding that enables functional characterization of the sequenced genomes and evolutionary reconstruction is that the majority of archaeal and bacterial genes have conserved orthologs in other, often, distant organisms. However, comparative genomics also shows that horizontal gene transfer (HGT) is a dominant force of prokaryotic evolution, along with the loss of genetic material resulting in genome contraction. A crucial component of the prokaryotic world is the mobilome, the enormous collection of viruses, plasmids and other selfish elements, which are in constant exchange with more stable chromosomes and serve as HGT vehicles. Thus, the prokaryotic genome space is a tightly connected, although compartmentalized, network, a novel notion that undermines the 'Tree of Life' model of evolution and requires a new conceptual framework and tools for the study of prokaryotic evolution.", "author" : [ { "family" : "Koonin", "given" : "Eugene V" }, { "family" : "Wolf", "given" : "Yuri I" } ], "container-title" : "Nucleic acids research", "id" : "ITEM-3", "issue" : "21", "issued" : { "date-parts" : [ [ "2008", "12" ] ] }, "page" : "6688-719", "title" : "Genomics of bacteria and archaea: the emerging dynamic view of the prokaryotic world.", "type" : "article-journal", "volume" : "36" }, "uris" : [ "http://www.mendeley.com/documents/?uuid=0819e25e-a298-48b4-be05-4d6958715bed" ] } ], "mendeley" : { "previouslyFormattedCitation" : "&lt;sup&gt;16\u201318&lt;/sup&gt;"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16–18</w:t>
      </w:r>
      <w:r w:rsidR="0066102C">
        <w:rPr>
          <w:rFonts w:ascii="Arial" w:hAnsi="Arial" w:cs="Arial"/>
        </w:rPr>
        <w:fldChar w:fldCharType="end"/>
      </w:r>
      <w:r w:rsidR="000D1028">
        <w:rPr>
          <w:rFonts w:ascii="Arial" w:hAnsi="Arial" w:cs="Arial"/>
        </w:rPr>
        <w:t xml:space="preserve"> </w:t>
      </w:r>
      <w:r w:rsidRPr="000D1028">
        <w:rPr>
          <w:rFonts w:ascii="Arial" w:hAnsi="Arial" w:cs="Arial"/>
        </w:rPr>
        <w:t>and has been shown to affect the evolution of virule</w:t>
      </w:r>
      <w:r w:rsidR="000D1028">
        <w:rPr>
          <w:rFonts w:ascii="Arial" w:hAnsi="Arial" w:cs="Arial"/>
        </w:rPr>
        <w:t>nce in opportunistic pathogens</w:t>
      </w:r>
      <w:r w:rsidR="0066102C">
        <w:rPr>
          <w:rFonts w:ascii="Arial" w:hAnsi="Arial" w:cs="Arial"/>
        </w:rPr>
        <w:fldChar w:fldCharType="begin" w:fldLock="1"/>
      </w:r>
      <w:r w:rsidR="00C220E5">
        <w:rPr>
          <w:rFonts w:ascii="Arial" w:hAnsi="Arial" w:cs="Arial"/>
        </w:rPr>
        <w:instrText>ADDIN CSL_CITATION { "citationItems" : [ { "id" : "ITEM-1", "itemData" : { "DOI" : "10.1111/j.1365-2958.2004.04113.x", "abstract" : "Prophages were automatically localized in sequenced bacterial genomes by a simple semantic script leading to the identification of 190 prophages in 115 investigated genomes. The distribution of prophages with respect to presence or absence in a given bacterial species, the location and orientation of the prophages on the replichore was not homogeneous. In bacterial pathogens, prophages are particularly prominent. They frequently encoded virulence genes and were major contributors to the genetic individuality of the strains. However, some commensal and free-living bacteria also showed prominent prophage contributions to the bacterial genomes. Lysogens containing multiple sequence-related prophages can experience rearrangements of the bacterial genome across prophages, leading to prophages with new gene constellations. Transfer RNA genes are the preferred chromosomal integration sites, and a number of prophages also carry tRNA genes. Prophage integration into protein coding sequences can lead to either gene disruption or new proteins. The phage repressor, immunity and lysogenic conversion genes are frequently transcribed from the prophage. The expression of the latter is sometimes integrated into control circuits linking prophages, the lysogenic bacterium and its animal host. Prophages are apparently as easily acquired as they are lost from the bacterial chromosome. Fixation of prophage genes seems to be restricted to those with functions that have been co-opted by the bacterial host.", "author" : [ { "family" : "Canchaya", "given" : "Carlos" }, { "family" : "Fournous", "given" : "Ghislain" }, { "family" : "Br\u00fcssow", "given" : "Harald" } ], "container-title" : "Molecular microbiology", "id" : "ITEM-1", "issue" : "1", "issued" : { "date-parts" : [ [ "2004", "7" ] ] }, "page" : "9-18", "title" : "The impact of prophages on bacterial chromosomes.", "type" : "article-journal", "volume" : "53" }, "uris" : [ "http://www.mendeley.com/documents/?uuid=2d8c5ccb-bfb3-4c1e-a694-e8cb5c969bed" ] }, { "id" : "ITEM-2", "itemData" : { "DOI" : "10.1186/1471-2180-11-210", "abstract" : "A substantial amount of data has been accumulated supporting the important role of genomic islands (GEIs)--including pathogenicity islands (PAIs)--in bacterial genome plasticity and the evolution of bacterial pathogens. Their instability and the high level sequence similarity of different (partial) islands suggest an exchange of PAIs between strains of the same or even different bacterial species by horizontal gene transfer (HGT). Transfer events of archetypal large genomic islands of enterobacteria which often lack genes required for mobilisation or transfer have been rarely investigated so far.", "author" : [ { "family" : "Schneider", "given" : "Gy\u00f6rgy" }, { "family" : "Dobrindt", "given" : "Ulrich" }, { "family" : "Middendorf", "given" : "Barbara" }, { "family" : "Hochhut", "given" : "Bianca" }, { "family" : "Szij\u00e1rt\u00f3", "given" : "Val\u00e9ria" }, { "family" : "Emody", "given" : "Levente" }, { "family" : "Hacker", "given" : "J\u00f6rg" } ], "container-title" : "BMC microbiology", "id" : "ITEM-2", "issue" : "1", "issued" : { "date-parts" : [ [ "2011", "1" ] ] }, "page" : "210", "publisher" : "BioMed Central Ltd", "title" : "Mobilisation and remobilisation of a large archetypal pathogenicity island of uropathogenic Escherichia coli in vitro support the role of conjugation for horizontal transfer of genomic islands.", "type" : "article-journal", "volume" : "11" }, "uris" : [ "http://www.mendeley.com/documents/?uuid=2ff2d04b-a189-412e-b4ed-a91cef2d3297" ] } ], "mendeley" : { "previouslyFormattedCitation" : "&lt;sup&gt;19,20&lt;/sup&gt;"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19,20</w:t>
      </w:r>
      <w:r w:rsidR="0066102C">
        <w:rPr>
          <w:rFonts w:ascii="Arial" w:hAnsi="Arial" w:cs="Arial"/>
        </w:rPr>
        <w:fldChar w:fldCharType="end"/>
      </w:r>
      <w:r w:rsidRPr="000D1028">
        <w:rPr>
          <w:rFonts w:ascii="Arial" w:hAnsi="Arial" w:cs="Arial"/>
        </w:rPr>
        <w:t>; however, HGT is not the only mechanism by which bacteria</w:t>
      </w:r>
      <w:ins w:id="4" w:author="Drew Schwartz" w:date="2012-10-24T02:49:00Z">
        <w:r w:rsidR="007C5578">
          <w:rPr>
            <w:rFonts w:ascii="Arial" w:hAnsi="Arial" w:cs="Arial"/>
          </w:rPr>
          <w:t>l virulence increases</w:t>
        </w:r>
      </w:ins>
      <w:del w:id="5" w:author="Drew Schwartz" w:date="2012-10-24T02:49:00Z">
        <w:r w:rsidRPr="000D1028" w:rsidDel="007C5578">
          <w:rPr>
            <w:rFonts w:ascii="Arial" w:hAnsi="Arial" w:cs="Arial"/>
          </w:rPr>
          <w:delText xml:space="preserve"> increase their fitness and virulence</w:delText>
        </w:r>
      </w:del>
      <w:r w:rsidRPr="000D1028">
        <w:rPr>
          <w:rFonts w:ascii="Arial" w:hAnsi="Arial" w:cs="Arial"/>
        </w:rPr>
        <w:t>.  Other mechanisms, such as pathoadaptation, have been shown to have effects on bacterial pathogenicity</w:t>
      </w:r>
      <w:r w:rsidR="0066102C">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"id" : "ITEM-2",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"ITEM-2", "issued" : { "date-parts" : [ [ "1998" ] ] }, "title" : "Pathogenic adaptation of Escherichia coli by natural variation of the FimH adhesin", "type" : "article-journal" }, "uris" : [ "http://www.mendeley.com/documents/?uuid=048d24bf-868f-4003-8c54-391d935d3291" ] }, { "id" : "ITEM-3",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"ITEM-3", "issue" : "July", "issued" : { "date-parts" : [ [ "2006" ] ] }, "page" : "548-555", "title" : "Source\u2013sink dynamics of virulence evolution", "type" : "article-journal", "volume" : "4" }, "uris" : [ "http://www.mendeley.com/documents/?uuid=67f1d9d6-cf6c-4623-be42-57508bf12d89" ] }, { "id" : "ITEM-4",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"ITEM-4",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"&lt;sup&gt;21\u201324&lt;/sup&gt;"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21–24</w:t>
      </w:r>
      <w:r w:rsidR="0066102C">
        <w:rPr>
          <w:rFonts w:ascii="Arial" w:hAnsi="Arial" w:cs="Arial"/>
        </w:rPr>
        <w:fldChar w:fldCharType="end"/>
      </w:r>
      <w:r w:rsidRPr="000D1028">
        <w:rPr>
          <w:rFonts w:ascii="Arial" w:hAnsi="Arial" w:cs="Arial"/>
        </w:rPr>
        <w:t>.  Pathoadaptation can be defined as alterations in existing genes that occur as a result of specialization to new host-associated niches</w:t>
      </w:r>
      <w:r w:rsidR="0066102C">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"10.1007/978-90-481-9637-1_10", "ISBN" : "978-90-481-9636-4", "abstract" : "Gene acquisition by lateral gene transfer is considered to play the main role in the evolution of bacteria, including those that are especially dangerous. However, gene gain alone cannot explain the high virulence potential of especially dangerous pathogens. Negative ...  ", "author" : [ { "family" : "Rakin", "given" : "Alexander" }, { "family" : "O&amp;apos;Connell", "given" : "Kevin P" }, { "family" : "Skowronski", "given" : "Evan W" }, { "family" : "Sulakvelidze", "given" : "Alexander" }, { "family" : "Bakanidze", "given" : "Lela" } ], "container-title" : "Emerging and Endemic Pathogens", "id" : "ITEM-3", "issue" : "Chapter 10", "issued" : { "date-parts" : [ [ "2010" ] ] }, "page" : "109-118", "publisher" : "Springer Netherlands", "publisher-place" : "Dordrecht", "title" : "Pathoadaptation of Especially Dangerous Pathogens", "type" : "article", "volume" : "00" }, "uris" : [ "http://www.mendeley.com/documents/?uuid=1f9a71c8-f41e-4bb0-8f64-67e3095d07da" ] }, { "id" : "ITEM-4", "itemData" : { "DOI" : "10.1111/j.1574-6968.2006.00526.x", "abstract" : "The evolution of bacterial pathogens from nonpathogenic ancestors is marked principally by the acquisition of virulence gene clusters on plasmids and pathogenicity islands via horizontal gene transfer. The flip side of this evolutionary force is the equally important adaptation of the newly minted pathogen to its new host niche. Pathoadaptive mutations take the form of modification of gene expression such that the pathogen is better fit to survive within the new niche. This mini-review describes the concept of pathoadaptation by loss of gene function. In this process, genes that are no longer compatible with the novel lifestyle of the pathogen are selectively inactivated either by point mutation, insertion, or deletion. These genes are called &amp;apos;antivirulence genes&amp;apos;. Selective pressure sometimes leads to the deletion of large regions of the genome that contain antivirulence genes generating &amp;apos;black holes&amp;apos; in the pathogen genome. Inactivation of antivirulence genes leads to a pathogen that is highly adapted to its host niche. Identification of antivirulence genes for a particular pathogen can lead to a better understanding of how it became a pathogen and the types of genetic traits that need to be silenced in order for the pathogen to colonize its new host niche successfully.", "author" : [ { "family" : "Maurelli", "given" : "Anthony T" } ], "container-title" : "FEMS microbiology letters", "id" : "ITEM-4", "issue" : "1", "issued" : { "date-parts" : [ [ "2007" ] ] }, "page" : "1-8", "title" : "Black holes, antivirulence genes, and gene inactivation in the evolution of bacterial pathogens.", "type" : "article-journal", "volume" : "267" }, "uris" : [ "http://www.mendeley.com/documents/?uuid=cf79c808-2539-4742-a974-c56440a79a2e" ] } ], "mendeley" : { "previouslyFormattedCitation" : "&lt;sup&gt;23,25\u201327&lt;/sup&gt;"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23,25–27</w:t>
      </w:r>
      <w:r w:rsidR="0066102C">
        <w:rPr>
          <w:rFonts w:ascii="Arial" w:hAnsi="Arial" w:cs="Arial"/>
        </w:rPr>
        <w:fldChar w:fldCharType="end"/>
      </w:r>
      <w:r w:rsidRPr="000D1028">
        <w:rPr>
          <w:rFonts w:ascii="Arial" w:hAnsi="Arial" w:cs="Arial"/>
        </w:rPr>
        <w:t>.  These pathoadaptive changes affect the population structure of pathogens, such as UPEC, by increasing the abundance of bacteria in the novel niche</w:t>
      </w:r>
      <w:r w:rsidR="0066102C">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"ITEM-2",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22,28</w:t>
      </w:r>
      <w:r w:rsidR="0066102C">
        <w:rPr>
          <w:rFonts w:ascii="Arial" w:hAnsi="Arial" w:cs="Arial"/>
        </w:rPr>
        <w:fldChar w:fldCharType="end"/>
      </w:r>
      <w:r w:rsidRPr="000D1028">
        <w:rPr>
          <w:rFonts w:ascii="Arial" w:hAnsi="Arial" w:cs="Arial"/>
        </w:rPr>
        <w:t xml:space="preserve">.  The functional effects of pathoadaption are numerous and may include increased host-defense evasion, greater invasion or transmission potential, or a novel ability to modify the host-environment among many others and often results in increased fitness at the expense of the host.  Pathoadaptive changes occur in already existing genes through the processes of gene loss, gene mutation, or changes in gene expression and are common in bacteria that shift into a novel niche </w:t>
      </w:r>
      <w:r w:rsidR="0066102C">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"ITEM-3", "issue" : "7164", "issued" : { "date-parts" : [ [ "2007", "10", "18" ] ] }, "page" : "835-42", "title" : "Bacterial pathogenomics.", "type" : "article-journal", "volume" : "449" }, "uris" : [ "http://www.mendeley.com/documents/?uuid=4a7fa00a-1813-4671-a6e2-079b7518ea76" ] } ], "mendeley" : { "previouslyFormattedCitation" : "&lt;sup&gt;15,23,25&lt;/sup&gt;"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15,23,25</w:t>
      </w:r>
      <w:r w:rsidR="0066102C">
        <w:rPr>
          <w:rFonts w:ascii="Arial" w:hAnsi="Arial" w:cs="Arial"/>
        </w:rPr>
        <w:fldChar w:fldCharType="end"/>
      </w:r>
      <w:r w:rsidRPr="000D1028">
        <w:rPr>
          <w:rFonts w:ascii="Arial" w:hAnsi="Arial" w:cs="Arial"/>
        </w:rPr>
        <w:t>. These pathoadaptive changes have been identified in UPEC, and often result from modifications to a repertoire of virulence genes through processes of gene-loss</w:t>
      </w:r>
      <w:r w:rsidR="0066102C">
        <w:rPr>
          <w:rFonts w:ascii="Arial" w:hAnsi="Arial" w:cs="Arial"/>
        </w:rPr>
        <w:fldChar w:fldCharType="begin" w:fldLock="1"/>
      </w:r>
      <w:r w:rsidR="00C220E5">
        <w:rPr>
          <w:rFonts w:ascii="Arial" w:hAnsi="Arial" w:cs="Arial"/>
        </w:rPr>
        <w:instrText>ADDIN CSL_CITATION { "citationItems" : [ { "id" : "ITEM-1", "itemData" : { "DOI" : "10.1128/IAI.06191-11", "abstract" : "Asymptomatic bacteriuria (ABU) is a condition where bacteria stably colonize the urinary tract, in a manner closely resembling commensalism at other mucosal sites. The patients carry &gt;10(5) CFU/ml for extended periods of time and rarely develop symptoms. Contrasting the properties of ABU strains to those of uropathogenic isolates causing symptomatic infection is therefore highly relevant to understand mechanisms of bacterial adaptation. The prototype ABU strain Escherichia coli 83972 has a smaller genome than uropathogenic E. coli (UPEC) strains with deletions or point mutations in several virulence genes, suggesting that ABU strains undergo a programmed reductive evolution within human hosts. This study addressed if these observations can be generalized. Strains causing ABU in outpatients or hospitalized patients after catheterization or other invasive procedures were compared to commensal E. coli isolates from the intestinal flora of healthy individuals. Notably, clonal complex 73 (CC73) was a prominent phylogenetic lineage dominated by ABU isolates. ABU isolates from outpatients and hospitalized patients had a similar overall virulence gene repertoire, which distinguished them from many commensals, but typical UPEC virulence genes were less frequently attenuated in hospital strains than in outpatient strains or commensals. The decreased virulence potential of outpatient ABU isolates relative to that of ABU strains from hospitalized patients supports the hypothesis that loss of expression or decay of virulence genes facilitates long-term carriage and adaptation to host environments.", "author" : [ { "family" : "Salvador", "given" : "Ellaine" }, { "family" : "Wagenlehner", "given" : "Florian" }, { "family" : "K\u00f6hler", "given" : "Christian-Daniel" }, { "family" : "Mellmann", "given" : "Alexander" }, { "family" : "Hacker", "given" : "J\u00f6rg" }, { "family" : "Svanborg", "given" : "Catharina" }, { "family" : "Dobrindt", "given" : "Ulrich" } ], "container-title" : "Infection and immunity", "id" : "ITEM-1", "issue" : "2", "issued" : { "date-parts" : [ [ "2012", "2" ] ] }, "page" : "668-78", "title" : "Comparison of asymptomatic bacteriuria Escherichia coli isolates from healthy individuals versus those from hospital patients shows that long-term bladder colonization selects for attenuated virulence phenotypes.", "type" : "article-journal", "volume" : "80" }, "uris" : [ "http://www.mendeley.com/documents/?uuid=c0b42562-fffe-4922-a8c8-2cafb8f89f3f" ] } ], "mendeley" : { "previouslyFormattedCitation" : "&lt;sup&gt;29&lt;/sup&gt;"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29</w:t>
      </w:r>
      <w:r w:rsidR="0066102C">
        <w:rPr>
          <w:rFonts w:ascii="Arial" w:hAnsi="Arial" w:cs="Arial"/>
        </w:rPr>
        <w:fldChar w:fldCharType="end"/>
      </w:r>
      <w:r w:rsidRPr="000D1028">
        <w:rPr>
          <w:rFonts w:ascii="Arial" w:hAnsi="Arial" w:cs="Arial"/>
        </w:rPr>
        <w:t>, refinement of existing pathogenicity factors</w:t>
      </w:r>
      <w:r w:rsidR="0066102C">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"id" : "ITEM-2",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"ITEM-2",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"&lt;sup&gt;21,24&lt;/sup&gt;"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21,24</w:t>
      </w:r>
      <w:r w:rsidR="0066102C">
        <w:rPr>
          <w:rFonts w:ascii="Arial" w:hAnsi="Arial" w:cs="Arial"/>
        </w:rPr>
        <w:fldChar w:fldCharType="end"/>
      </w:r>
      <w:r w:rsidRPr="000D1028">
        <w:rPr>
          <w:rFonts w:ascii="Arial" w:hAnsi="Arial" w:cs="Arial"/>
        </w:rPr>
        <w:t>, or changes in expression of virulence genes through mechanisms such as phase-variation</w:t>
      </w:r>
      <w:r w:rsidR="0066102C">
        <w:rPr>
          <w:rFonts w:ascii="Arial" w:hAnsi="Arial" w:cs="Arial"/>
        </w:rPr>
        <w:fldChar w:fldCharType="begin" w:fldLock="1"/>
      </w:r>
      <w:r w:rsidR="00C220E5">
        <w:rPr>
          <w:rFonts w:ascii="Arial" w:hAnsi="Arial" w:cs="Arial"/>
        </w:rPr>
        <w:instrText>ADDIN CSL_CITATION { "citationItems" : [ { "id" : "ITEM-1", "itemData" : { "DOI" : "10.1128/JB.186.16.5432", "author" : [ { "family" : "Grozdanov", "given" : "Lubomir" }, { "family" : "Raasch", "given" : "Carsten" } ], "container-title" : "Journal of \u2026", "id" : "ITEM-1", "issued" : { "date-parts" : [ [ "2004" ] ] }, "title" : "Analysis of the genome structure of the nonpathogenic probiotic Escherichia coli strain Nissle 1917", "type" : "article-journal" }, "uris" : [ "http://www.mendeley.com/documents/?uuid=f8325d53-a59b-4d66-9355-376612f6e4f4" ] }, { "id" : "ITEM-2", "itemData" : { "DOI" : "10.1111/j.1365-2958.2007.06025.x", "abstract" : "Uropathogenic Escherichia coli (UPEC) contain multiple horizontally acquired pathogenicity-associated islands (PAI) implicated in the pathogenesis of urinary tract infection. In a murine model of cystitis, type 1 pili-mediated bladder epithelial invasion and intracellular proliferation are key events associated with UPEC virulence. In this study, we examined the mechanisms by which a conserved PAI contributes to UPEC pathogenesis in acute cystitis. In the human UPEC strain UTI89, spontaneous excision of PAI II(UTI89) disrupts the adjacent leuX tRNA locus. Loss of wild-type leuX-encoded tRNA(5)(Leu) significantly delayed, but did not eliminate, FimB recombinase-mediated phase variation of type 1 pili. FimX, an additional FimB-like, leuX-independent recombinase, was also found to mediate type 1 pili phase variation. However, whereas FimX activity is relatively slow in vitro, it is rapid in vivo as a non-piliated strain lacking the other fim recombinases rapidly expressed type 1 pili upon experimental infection. Finally, we found that disruption of leuX, but not loss of PAI II(UTI89) genes, reduced bladder epithelial invasion and intracellular proliferation, independent of type 1 piliation. These findings indicate that the predominant mechanism for preservation of PAI II(UTI89) during the establishment of acute cystitis is maintenance of wild-type leuX, and not PAI II(UTI89) gene content.", "author" : [ { "family" : "Hannan", "given" : "Thomas J" }, { "family" : "Mysorekar", "given" : "Indira U" }, { "family" : "Chen", "given" : "Swaine L" }, { "family" : "Walker", "given" : "Jennifer N" }, { "family" : "Jones", "given" : "Jennifer M" }, { "family" : "Pinkner", "given" : "Jerome S" }, { "family" : "Hultgren", "given" : "Scott J" }, { "family" : "Seed", "given" : "Patrick C" } ], "container-title" : "Molecular Microbiology", "id" : "ITEM-2", "issue" : "1", "issued" : { "date-parts" : [ [ "2008" ] ] }, "page" : "116-128", "title" : "LeuX tRNA-dependent and -independent mechanisms of Escherichia coli pathogenesis in acute cystitis.", "type" : "article-journal", "volume" : "67" }, "uris" : [ "http://www.mendeley.com/documents/?uuid=b7dfe4c9-58f5-4e3d-9f74-7dc1d22b6dcc" ] } ], "mendeley" : { "previouslyFormattedCitation" : "&lt;sup&gt;30,31&lt;/sup&gt;"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30,31</w:t>
      </w:r>
      <w:r w:rsidR="0066102C">
        <w:rPr>
          <w:rFonts w:ascii="Arial" w:hAnsi="Arial" w:cs="Arial"/>
        </w:rPr>
        <w:fldChar w:fldCharType="end"/>
      </w:r>
      <w:r w:rsidRPr="000D1028">
        <w:rPr>
          <w:rFonts w:ascii="Arial" w:hAnsi="Arial" w:cs="Arial"/>
        </w:rPr>
        <w:t xml:space="preserve">.  </w:t>
      </w:r>
    </w:p>
    <w:p w:rsidR="00BB3185" w:rsidRPr="000D1028" w:rsidRDefault="009F1295" w:rsidP="00EA1BD3">
      <w:pPr>
        <w:spacing w:after="0" w:line="480" w:lineRule="auto"/>
        <w:ind w:firstLine="720"/>
        <w:rPr>
          <w:rFonts w:ascii="Arial" w:hAnsi="Arial" w:cs="Arial"/>
        </w:rPr>
      </w:pPr>
      <w:r w:rsidRPr="000D1028">
        <w:rPr>
          <w:rFonts w:ascii="Arial" w:hAnsi="Arial" w:cs="Arial"/>
        </w:rPr>
        <w:t>A number of UPEC strains have been sequenced, including the standard model strains CFT073</w:t>
      </w:r>
      <w:r w:rsidR="0066102C">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"mendeley" : { "previouslyFormattedCitation" : "&lt;sup&gt;11&lt;/sup&gt;"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11</w:t>
      </w:r>
      <w:r w:rsidR="0066102C">
        <w:rPr>
          <w:rFonts w:ascii="Arial" w:hAnsi="Arial" w:cs="Arial"/>
        </w:rPr>
        <w:fldChar w:fldCharType="end"/>
      </w:r>
      <w:r w:rsidRPr="000D1028">
        <w:rPr>
          <w:rFonts w:ascii="Arial" w:hAnsi="Arial" w:cs="Arial"/>
        </w:rPr>
        <w:t xml:space="preserve"> and UTI89</w:t>
      </w:r>
      <w:r w:rsidR="0066102C">
        <w:rPr>
          <w:rFonts w:ascii="Arial" w:hAnsi="Arial" w:cs="Arial"/>
        </w:rPr>
        <w:fldChar w:fldCharType="begin" w:fldLock="1"/>
      </w:r>
      <w:r w:rsidR="00C220E5">
        <w:rPr>
          <w:rFonts w:ascii="Arial" w:hAnsi="Arial" w:cs="Arial"/>
        </w:rPr>
        <w:instrText>ADDIN CSL_CITATION { "citationItems" : [ { "id" : "ITEM-1",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"ITEM-1",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"mendeley" : { "previouslyFormattedCitation" : "&lt;sup&gt;12&lt;/sup&gt;"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12</w:t>
      </w:r>
      <w:r w:rsidR="0066102C">
        <w:rPr>
          <w:rFonts w:ascii="Arial" w:hAnsi="Arial" w:cs="Arial"/>
        </w:rPr>
        <w:fldChar w:fldCharType="end"/>
      </w:r>
      <w:r w:rsidRPr="000D1028">
        <w:rPr>
          <w:rFonts w:ascii="Arial" w:hAnsi="Arial" w:cs="Arial"/>
        </w:rPr>
        <w:t xml:space="preserve">, in addition to a very wide array of sequence data available regarding the prevalence of different virulence factors involved in uropathogenicity.  The majority of differences between strains of </w:t>
      </w:r>
      <w:r w:rsidRPr="000D1028">
        <w:rPr>
          <w:rFonts w:ascii="Arial" w:hAnsi="Arial" w:cs="Arial"/>
          <w:i/>
        </w:rPr>
        <w:t>E. coli</w:t>
      </w:r>
      <w:r w:rsidRPr="000D1028">
        <w:rPr>
          <w:rFonts w:ascii="Arial" w:hAnsi="Arial" w:cs="Arial"/>
        </w:rPr>
        <w:t xml:space="preserve"> are found in the </w:t>
      </w:r>
      <w:r w:rsidR="00063076">
        <w:rPr>
          <w:rFonts w:ascii="Arial" w:hAnsi="Arial" w:cs="Arial"/>
        </w:rPr>
        <w:t xml:space="preserve">accessory </w:t>
      </w:r>
      <w:r w:rsidRPr="000D1028">
        <w:rPr>
          <w:rFonts w:ascii="Arial" w:hAnsi="Arial" w:cs="Arial"/>
        </w:rPr>
        <w:t xml:space="preserve">genome, which is comprised of all genes that exist </w:t>
      </w:r>
      <w:r w:rsidR="00063076">
        <w:rPr>
          <w:rFonts w:ascii="Arial" w:hAnsi="Arial" w:cs="Arial"/>
        </w:rPr>
        <w:t>in at least one, but not all, of the genomes</w:t>
      </w:r>
      <w:r w:rsidRPr="000D1028">
        <w:rPr>
          <w:rFonts w:ascii="Arial" w:hAnsi="Arial" w:cs="Arial"/>
        </w:rPr>
        <w:t xml:space="preserve"> that species </w:t>
      </w:r>
      <w:r w:rsidR="0066102C">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"ITEM-2",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"ITEM-3",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"ITEM-3",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"ITEM-4", "itemData" : { "DOI" : "10.1016/j.ijmm.2005.07.009", "author" : [ { "family" : "Dobrindt", "given" : "Ulrich" } ], "container-title" : "International Journal of Medical Microbiology", "id" : "ITEM-4", "issue" : "6-7", "issued" : { "date-parts" : [ [ "2005", "10" ] ] }, "page" : "357-371", "title" : "(Patho-)Genomics of Escherichia coli", "type" : "article-journal", "volume" : "295" }, "uris" : [ "http://www.mendeley.com/documents/?uuid=5a94b780-2df6-4273-97a3-6879cd95e7c7" ] } ], "mendeley" : { "previouslyFormattedCitation" : "&lt;sup&gt;7,11,12,32&lt;/sup&gt;"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7,11,12,32</w:t>
      </w:r>
      <w:r w:rsidR="0066102C">
        <w:rPr>
          <w:rFonts w:ascii="Arial" w:hAnsi="Arial" w:cs="Arial"/>
        </w:rPr>
        <w:fldChar w:fldCharType="end"/>
      </w:r>
      <w:r w:rsidRPr="000D1028">
        <w:rPr>
          <w:rFonts w:ascii="Arial" w:hAnsi="Arial" w:cs="Arial"/>
        </w:rPr>
        <w:t xml:space="preserve">.  The </w:t>
      </w:r>
      <w:r w:rsidR="00063076">
        <w:rPr>
          <w:rFonts w:ascii="Arial" w:hAnsi="Arial" w:cs="Arial"/>
        </w:rPr>
        <w:t xml:space="preserve">accessory </w:t>
      </w:r>
      <w:r w:rsidRPr="000D1028">
        <w:rPr>
          <w:rFonts w:ascii="Arial" w:hAnsi="Arial" w:cs="Arial"/>
        </w:rPr>
        <w:t xml:space="preserve">genome of </w:t>
      </w:r>
      <w:r w:rsidRPr="000D1028">
        <w:rPr>
          <w:rFonts w:ascii="Arial" w:hAnsi="Arial" w:cs="Arial"/>
          <w:i/>
        </w:rPr>
        <w:t>E. coli</w:t>
      </w:r>
      <w:r w:rsidRPr="000D1028">
        <w:rPr>
          <w:rFonts w:ascii="Arial" w:hAnsi="Arial" w:cs="Arial"/>
        </w:rPr>
        <w:t>, which is still growing with each new genome sequenced,</w:t>
      </w:r>
      <w:r w:rsidRPr="000D1028">
        <w:rPr>
          <w:rFonts w:ascii="Arial" w:hAnsi="Arial" w:cs="Arial"/>
          <w:i/>
        </w:rPr>
        <w:t xml:space="preserve"> </w:t>
      </w:r>
      <w:r w:rsidRPr="000D1028">
        <w:rPr>
          <w:rFonts w:ascii="Arial" w:hAnsi="Arial" w:cs="Arial"/>
        </w:rPr>
        <w:t>consists of over 10,000 genes and is nearly five times larger than the core genome</w:t>
      </w:r>
      <w:r w:rsidR="00063076">
        <w:rPr>
          <w:rFonts w:ascii="Arial" w:hAnsi="Arial" w:cs="Arial"/>
        </w:rPr>
        <w:t>, which is the collection of genes</w:t>
      </w:r>
      <w:r w:rsidRPr="000D1028">
        <w:rPr>
          <w:rFonts w:ascii="Arial" w:hAnsi="Arial" w:cs="Arial"/>
        </w:rPr>
        <w:t xml:space="preserve"> shared between all strains, indicating a highly r</w:t>
      </w:r>
      <w:r w:rsidR="00063076">
        <w:rPr>
          <w:rFonts w:ascii="Arial" w:hAnsi="Arial" w:cs="Arial"/>
        </w:rPr>
        <w:t>eticulated population structure</w:t>
      </w:r>
      <w:r w:rsidR="0066102C">
        <w:rPr>
          <w:rFonts w:ascii="Arial" w:hAnsi="Arial" w:cs="Arial"/>
        </w:rPr>
        <w:fldChar w:fldCharType="begin" w:fldLock="1"/>
      </w:r>
      <w:r w:rsidR="00C220E5">
        <w:rPr>
          <w:rFonts w:ascii="Arial" w:hAnsi="Arial" w:cs="Arial"/>
        </w:rPr>
        <w:instrText>ADDIN CSL_CITATION { "citationItems" : [ { "id" : "ITEM-1", "itemData" : { "DOI" : "10.1128/JB.00619-08", "author" : [ { "family" : "Rasko", "given" : "D A" }, { "family" : "Rosovitz", "given" : "M J" }, { "family" : "Myers", "given" : "G S A" }, { "family" : "Mongodin", "given" : "E F" }, { "family" : "Fricke", "given" : "W F" }, { "family" : "Gajer", "given" : "P" }, { "family" : "Crabtree", "given" : "J" }, { "family" : "Sebaihia", "given" : "M" }, { "family" : "Thomson", "given" : "N R" }, { "family" : "Chaudhuri", "given" : "R" }, { "family" : "Henderson", "given" : "I R" }, { "family" : "Sperandio", "given" : "V" }, { "family" : "Ravel", "given" : "J" } ], "container-title" : "Journal of Bacteriology", "id" : "ITEM-1", "issue" : "20", "issued" : { "date-parts" : [ [ "2008" ] ] }, "page" : "6881-6893", "title" : "The Pangenome Structure of Escherichia coli: Comparative Genomic Analysis of E. coli Commensal and Pathogenic Isolates", "type" : "article-journal", "volume" : "190" }, "uris" : [ "http://www.mendeley.com/documents/?uuid=45b11478-7b46-4de4-89d6-d6ca4a684104" ] }, { "id" : "ITEM-2",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"ITEM-2", "issue" : "1", "issued" : { "date-parts" : [ [ "2009" ] ] }, "page" : "e1000344", "title" : "Organised genome dynamics in the Escherichia coli species results in highly diverse adaptive paths.", "type" : "article-journal", "volume" : "5" }, "uris" : [ "http://www.mendeley.com/documents/?uuid=b72ee704-7a12-4dff-9483-9273a03cbfe8" ] }, { "id" : "ITEM-3",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"ITEM-3",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"&lt;sup&gt;9,33,34&lt;/sup&gt;"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9,33,34</w:t>
      </w:r>
      <w:r w:rsidR="0066102C">
        <w:rPr>
          <w:rFonts w:ascii="Arial" w:hAnsi="Arial" w:cs="Arial"/>
        </w:rPr>
        <w:fldChar w:fldCharType="end"/>
      </w:r>
      <w:r w:rsidRPr="000D1028">
        <w:rPr>
          <w:rFonts w:ascii="Arial" w:hAnsi="Arial" w:cs="Arial"/>
        </w:rPr>
        <w:t>.  In the last decade a number of comparative genomics investigations identified a suite of virulence factors and molecular mechanisms involved in uropathogenicity, pathoadaptation, and niche adaptation in UPEC strains</w:t>
      </w:r>
      <w:r w:rsidR="0066102C">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"id" : "ITEM-2", "itemData" : { "DOI" : "10.1074/jbc.M611502200", "abstract" : "Uropathogenic Escherichia coli (UPEC), the principal cause of urinary tract infection in women, colonizes the gut as well as the genitourinary tract. Studies of mice inoculated with UTI89, a sequenced isolate, have revealed a complex life cycle that includes formation of intracellular bacterial communities (IBCs) in bladder urothelial cells. To understand how UPEC adapts to life in IBCs, we have used GeneChips and/or quantitative reverse transcriptase PCR to study UTI89 recovered from the distal gut of gnotobiotic mice and from IBCs harvested by laser capture microdissection from the bladder urothelium of infected C3H/HeJ female mice. Host responses were characterized in laser capture microdissected urothelial cells that do or do not contain IBCs. The results reveal components of ferric iron acquisition systems in UTI89 that are expressed at significantly higher levels in IBCs compared with the intestine, including the hemin receptor chuA (1,390 +/- 188-fold). Localized urothelial responses to IBCs help oppose bacterial salvage of host cell iron (e.g. up-regulation of Tfrc (transferrin receptor) and Lcn2 (lipocalin 2)), facilitate glucose import (e.g. Hk2 (hexokinase 2)), and maintain epithelial structural integrity (e.g. Ivl (involucrin) and Sbsn (suprabasin)). DeltachuA mutants produce significantly smaller IBCs compared with wild type UTI89. This difference was not observed in strains lacking sitA (ABC-type iron/manganese transporter subunit), iroN (salmochelin receptor), hlyA (alpha-hemolysin), or entF (enterobactin synthetase subunit). Together, these studies indicate that heme- and siderophore-associated iron play key roles in IBC development and provide a series of microbial and host biomarkers for comparing UPEC strains isolated from humans.", "author" : [ { "family" : "Reigstad", "given" : "Christopher S" }, { "family" : "Hultgren", "given" : "Scott J" }, { "family" : "Gordon", "given" : "Jeffrey I" } ], "container-title" : "The Journal of biological chemistry", "id" : "ITEM-2", "issue" : "29", "issued" : { "date-parts" : [ [ "2007", "7", "20" ] ] }, "page" : "21259-67", "title" : "Functional genomic studies of uropathogenic Escherichia coli and host urothelial cells when intracellular bacterial communities are assembled.", "type" : "article-journal", "volume" : "282" }, "uris" : [ "http://www.mendeley.com/documents/?uuid=7bda2cd2-b746-4c49-9743-324f72c1b1a7" ] }, { "id" : "ITEM-3", "itemData" : { "DOI" : "10.1128/JB.01717-08", "abstract" : "Uropathogenic Escherichia coli (UPEC) strain CFT073 contains 13 large genomic islands ranging in size from 32 kb to 123 kb. Eleven of these genomic islands were individually deleted from the genome, and nine isogenic mutants were tested for their ability to colonize the CBA/J mouse model of ascending urinary tract infection. Three genomic island mutants (Delta PAI-aspV, Delta PAI-metV, and Delta PAI-asnT) were significantly outcompeted by wild-type CFT073 in the bladders and/or kidneys following transurethral cochallenge (P &lt;or= 0.0139). The PAI-metV mutant also showed significant attenuation in the ability to independently colonize the kidneys (P = 0.0011). Specific genes within these islands contributed to the observed phenotype, including a previously uncharacterized iron acquisition cluster, fbpABCD (c0294 to c0297 [c0294-97]), autotransporter, picU (c0350), and RTX family exoprotein, tosA (c0363) in the PAI-aspV island. The double deletion mutant with deletions in both copies of the fbp iron acquisition operon (Deltac0294-97 Delta c2518-15) was significantly outcompeted by wild-type CFT073 in cochallenge. Strains with mutations in a type VI secretion system within the PAI-metV island did not show attenuation. The attenuation of the PAI-metV island was localized to genes c3405-10, encoding a putative phosphotransferase transport system, which is common to UPEC and avian pathogenic E. coli strains but absent from E. coli K-12. We have shown that, in addition to encoding virulence genes, genomic islands contribute to the overall fitness of UPEC strain CFT073 in vivo.", "author" : [ { "family" : "Lloyd", "given" : "Amanda L" }, { "family" : "Henderson", "given" : "Tiffany a" }, { "family" : "Vigil", "given" : "Patrick D" }, { "family" : "Mobley", "given" : "Harry L T" } ], "container-title" : "Journal of bacteriology", "id" : "ITEM-3", "issue" : "11", "issued" : { "date-parts" : [ [ "2009", "6" ] ] }, "page" : "3469-81", "title" : "Genomic islands of uropathogenic Escherichia coli contribute to virulence.", "type" : "article-journal", "volume" : "191" }, "uris" : [ "http://www.mendeley.com/documents/?uuid=182a7fbd-9aae-444a-965d-9b1cca3d9d20" ] }, { "id" : "ITEM-4", "itemData" : { "DOI" : "10.1016/j.micpath.2010.05.004", "abstract" : "Avian pathogenic Escherichia coli (APEC) and human extraintestinal pathogenic E. coli (ExPEC) cause various diseases in humans and animals and cannot be clearly distinguished by molecular epidemiology and genome content. We characterized traits of eight representative human ExPEC and APEC variants to either support the zoonotic potential or indicate factors involved in host specificity. These strains were very similar regarding phylogeny, virulence gene content and allelic variation of adhesins. Host- or serogroup-specific differences in type 1-, P-, S/F1C-fimbriae, curli, flagella, colicin and aerobactin expression or in vivo virulence were not found. Serogroup-dependent differences in genome content may depend on the phylogenetic background. To identify traits involved in host specificity, we performed transcriptome analysis of human ExPEC IHE3034 and APEC BEN374 in response to human (37 degrees C) or avian (41 degrees C) body temperature. Both isolates displayed similar transcriptional profiles at both temperatures. Transcript levels of motility/chemotaxis genes were repressed at 41 degrees C. The hdeAB and cadA genes involved in acid stress resistance, although often induced at 41 degrees C, could not be correlated with host specificity. Beside strain-specific effects, the common behavior of both strains at human or avian body temperature supports the idea of a potential zoonotic risk of certain human ExPEC and APEC variants.", "author" : [ { "family" : "Bauchart", "given" : "Philippe" }, { "family" : "Germon", "given" : "Pierre" }, { "family" : "Br\u00e9e", "given" : "Annie" }, { "family" : "Oswald", "given" : "Eric" }, { "family" : "Hacker", "given" : "J\u00f6rg" }, { "family" : "Dobrindt", "given" : "Ulrich" } ], "container-title" : "Microbial Pathogenesis", "id" : "ITEM-4", "issue" : "3", "issued" : { "date-parts" : [ [ "2010" ] ] }, "page" : "105-115", "title" : "Pathogenomic comparison of human extraintestinal and avian pathogenic Escherichia coli--search for factors involved in host specificity or zoonotic potential.", "type" : "article-journal", "volume" : "49" }, "uris" : [ "http://www.mendeley.com/documents/?uuid=d71d3266-0500-4e3a-9671-014a043a3098" ] }, { "id" : "ITEM-5", "itemData" : { "DOI" : "10.1007/s00430-010-0161-2", "abstract" : "The Escherichia coli genome consists of a conserved part, the so-called core genome, which encodes essential cellular functions and of a flexible, strain-specific part. Genes that belong to the flexible genome code for factors involved in bacterial fitness and adaptation to different environments. Adaptation includes increase in fitness and colonization capacity. Pathogenic as well as non-pathogenic bacteria carry mobile and accessory genetic elements such as plasmids, bacteriophages, genomic islands and others, which code for functions required for proper adaptation. Escherichia coli is a very good example to study the interdependency of genome architecture and lifestyle of bacteria. Thus, these species include pathogenic variants as well as commensal bacteria adapted to different host organisms. In Escherichia coli, various genetic elements encode for pathogenicity factors as well as factors, which increase the fitness of non-pathogenic bacteria. The processes of genome dynamics, such as gene transfer, genome reduction, rearrangements as well as point mutations contribute to the adaptation of the bacteria into particular environments. Using Escherichia coli model organisms, such as uropathogenic strain 536 or commensal strain Nissle 1917, we studied mechanisms of genome dynamics and discuss these processes in the light of the evolution of microbes.", "author" : [ { "family" : "Dobrindt", "given" : "Ulrich" }, { "family" : "Chowdary", "given" : "M Geddam" }, { "family" : "Krumbholz", "given" : "G" }, { "family" : "Hacker", "given" : "J" } ], "container-title" : "Medical microbiology and immunology", "id" : "ITEM-5", "issue" : "3", "issued" : { "date-parts" : [ [ "2010", "8" ] ] }, "page" : "145-54", "title" : "Genome dynamics and its impact on evolution of Escherichia coli.", "type" : "article-journal", "volume" : "199" }, "uris" : [ "http://www.mendeley.com/documents/?uuid=79c4412b-150e-444e-8a5f-3e2ede6aad05" ] }, { "id" : "ITEM-6", "itemData" : { "DOI" : "10.1038/nrurol.2010.101", "abstract" : "Nature Reviews Urology 7, 430 (2010). doi:10.1038/nrurol.2010.101", "author" : [ { "family" : "Nielubowicz", "given" : "Greta R" }, { "family" : "Mobley", "given" : "Harry L T" } ], "container-title" : "Nature Publishing Group", "id" : "ITEM-6", "issue" : "8", "issued" : { "date-parts" : [ [ "2010" ] ] }, "page" : "430-441", "publisher" : "Nature Publishing Group", "title" : "Host\u2013pathogen interactions in urinary tract infection", "type" : "article-journal", "volume" : "7" }, "uris" : [ "http://www.mendeley.com/documents/?uuid=dd3076d0-7311-47de-be8e-d2ae1a3b10ae" ] }, { "id" : "ITEM-7", "itemData" : { "DOI" : "10.1016/j.micpath.2011.08.005", "abstract" : "Bacterial virulence factors influence the site and severity of urinary tract infections. While pyelonephritis-associated molecular traits have been defined, virulence factors specific for acute cystitis strains have not been identified. This study examined the virulence factor repertoire of 247 Escherichia coli strains, prospectively isolated from women with community-acquired acute cystitis. Fim sequences were present in 96% of the isolates, which also expressed Type 1 fimbriae. Curli were detected in 75%, 13% of which formed cellulose. Pap sequences were present in 47%, 27% were papG+, 23% were prsG+ and 42% expressed P fimbriae. TcpC was expressed by 33% of the strains, 32% in a subgroup of patients who only had symptoms of cystitis and 42% in patients with signs of upper urinary tract involvement; most frequently by the papG+/prsG+ subgroup. Strains with the full fim, pap and TcpC and curli virulence profile were more common in cystitis patients with than in patients without upper tract involvement (p &lt; 0.05). The varied virulence profile of E. coli strains causing acute cystitis suggests that diverse bacterial strains, expressing Type 1 fimbriae trigger a convergent host response, involving pathways that give rise to the characteristic symptoms of acute cystitis.", "author" : [ { "family" : "Norinder", "given" : "Birgit Stattin" }, { "family" : "K\u00f6ves", "given" : "B\u00e9la" }, { "family" : "Yadav", "given" : "Manisha" }, { "family" : "Brauner", "given" : "Annelie" }, { "family" : "Svanborg", "given" : "Catharina" } ], "container-title" : "Microbial pathogenesis", "id" : "ITEM-7", "issue" : "1", "issued" : { "date-parts" : [ [ "2012", "1" ] ] }, "page" : "10-6", "publisher" : "Elsevier Ltd", "title" : "Do Escherichia coli strains causing acute cystitis have a distinct virulence repertoire?", "type" : "article-journal", "volume" : "52" }, "uris" : [ "http://www.mendeley.com/documents/?uuid=33c58791-2522-4fc6-9ee9-2b28187f3539" ] }, { "id" : "ITEM-8", "itemData" : { "DOI" : "10.1186/1471-2180-11-210", "abstract" : "A substantial amount of data has been accumulated supporting the important role of genomic islands (GEIs)--including pathogenicity islands (PAIs)--in bacterial genome plasticity and the evolution of bacterial pathogens. Their instability and the high level sequence similarity of different (partial) islands suggest an exchange of PAIs between strains of the same or even different bacterial species by horizontal gene transfer (HGT). Transfer events of archetypal large genomic islands of enterobacteria which often lack genes required for mobilisation or transfer have been rarely investigated so far.", "author" : [ { "family" : "Schneider", "given" : "Gy\u00f6rgy" }, { "family" : "Dobrindt", "given" : "Ulrich" }, { "family" : "Middendorf", "given" : "Barbara" }, { "family" : "Hochhut", "given" : "Bianca" }, { "family" : "Szij\u00e1rt\u00f3", "given" : "Val\u00e9ria" }, { "family" : "Emody", "given" : "Levente" }, { "family" : "Hacker", "given" : "J\u00f6rg" } ], "container-title" : "BMC microbiology", "id" : "ITEM-8", "issue" : "1", "issued" : { "date-parts" : [ [ "2011", "1" ] ] }, "page" : "210", "publisher" : "BioMed Central Ltd", "title" : "Mobilisation and remobilisation of a large archetypal pathogenicity island of uropathogenic Escherichia coli in vitro support the role of conjugation for horizontal transfer of genomic islands.", "type" : "article-journal", "volume" : "11" }, "uris" : [ "http://www.mendeley.com/documents/?uuid=2ff2d04b-a189-412e-b4ed-a91cef2d3297" ] }, { "id" : "ITEM-9", "itemData" : { "DOI" : "10.1128/JB.06375-11", "abstract" : "Escherichia coli strains that cause disease outside the intestine are known as extraintestinal pathogenic E. coli (ExPEC) and include pathogens of humans and animals. Previously, the genome of avian-pathogenic E. coli (APEC) O1:K1:H7 strain O1, from ST95, was sequenced and compared to those of several other E. coli strains, identifying 43 genomic islands. Here, the genomic islands of APEC O1 were compared to those of other sequenced E. coli strains, and the distribution of 81 genes belonging to 12 APEC O1 genomic islands among 828 human and avian ExPEC and commensal E. coli isolates was determined. Multiple islands were highly prevalent among isolates belonging to the O1 and O18 serogroups within phylogenetic group B2, which are implicated in human neonatal meningitis. Because of the extensive genomic similarities between APEC O1 and other human ExPEC strains belonging to the ST95 phylogenetic lineage, its ability to cause disease in a rat model of sepsis and meningitis was assessed. Unlike other ST95 lineage strains, APEC O1 was unable to cause bacteremia or meningitis in the neonatal rat model and was significantly less virulent than uropathogenic E. coli (UPEC) CFT073 in a mouse sepsis model, despite carrying multiple neonatal meningitis E. coli (NMEC) virulence factors and belonging to the ST95 phylogenetic lineage. These results suggest that host adaptation or genome modifications have occurred either in APEC O1 or in highly virulent ExPEC isolates, resulting in differences in pathogenicity. Overall, the genomic islands examined provide targets for further discrimination of the different ExPEC subpathotypes, serogroups, phylogenetic types, and sequence types.", "author" : [ { "family" : "Johnson", "given" : "Timothy J" }, { "family" : "Wannemuehler", "given" : "Yvonne" }, { "family" : "Kariyawasam", "given" : "Subhashinie" }, { "family" : "Johnson", "given" : "James R" }, { "family" : "Logue", "given" : "Catherine M" }, { "family" : "Nolan", "given" : "Lisa K" } ], "container-title" : "Journal of Bacteriology", "id" : "ITEM-9", "issue" : "11", "issued" : { "date-parts" : [ [ "2012" ] ] }, "page" : "2846-2853", "title" : "Prevalence of avian-pathogenic Escherichia coli strain O1 genomic islands among extraintestinal and commensal E. coli isolates.", "type" : "article-journal", "volume" : "194" }, "uris" : [ "http://www.mendeley.com/documents/?uuid=e83e5ccf-c485-42f9-87d8-5956afe13b37" ] } ], "mendeley" : { "previouslyFormattedCitation" : "&lt;sup&gt;8,20,35\u201341&lt;/sup&gt;"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8,20,35–41</w:t>
      </w:r>
      <w:r w:rsidR="0066102C">
        <w:rPr>
          <w:rFonts w:ascii="Arial" w:hAnsi="Arial" w:cs="Arial"/>
        </w:rPr>
        <w:fldChar w:fldCharType="end"/>
      </w:r>
      <w:r w:rsidR="00063076">
        <w:rPr>
          <w:rFonts w:ascii="Arial" w:hAnsi="Arial" w:cs="Arial"/>
        </w:rPr>
        <w:t>.</w:t>
      </w:r>
    </w:p>
    <w:p w:rsidR="00BB3185" w:rsidRPr="000D1028" w:rsidRDefault="009F1295" w:rsidP="00EA1BD3">
      <w:pPr>
        <w:spacing w:after="0" w:line="480" w:lineRule="auto"/>
        <w:ind w:firstLine="720"/>
        <w:rPr>
          <w:rFonts w:ascii="Arial" w:hAnsi="Arial" w:cs="Arial"/>
        </w:rPr>
      </w:pPr>
      <w:r w:rsidRPr="000D1028">
        <w:rPr>
          <w:rFonts w:ascii="Arial" w:hAnsi="Arial" w:cs="Arial"/>
        </w:rPr>
        <w:t>While research into pathoadaptation and virulence factors is ubiquitous, specific definitions of these concep</w:t>
      </w:r>
      <w:r w:rsidR="004C342A">
        <w:rPr>
          <w:rFonts w:ascii="Arial" w:hAnsi="Arial" w:cs="Arial"/>
        </w:rPr>
        <w:t>ts are difficult to articulate</w:t>
      </w:r>
      <w:r w:rsidR="0066102C">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15</w:t>
      </w:r>
      <w:r w:rsidR="0066102C">
        <w:rPr>
          <w:rFonts w:ascii="Arial" w:hAnsi="Arial" w:cs="Arial"/>
        </w:rPr>
        <w:fldChar w:fldCharType="end"/>
      </w:r>
      <w:r w:rsidRPr="000D1028">
        <w:rPr>
          <w:rFonts w:ascii="Arial" w:hAnsi="Arial" w:cs="Arial"/>
        </w:rPr>
        <w:t>.   The current definition of pathoad</w:t>
      </w:r>
      <w:ins w:id="6" w:author="Drew Schwartz" w:date="2012-10-24T02:53:00Z">
        <w:r w:rsidR="007C5578">
          <w:rPr>
            <w:rFonts w:ascii="Arial" w:hAnsi="Arial" w:cs="Arial"/>
          </w:rPr>
          <w:t>a</w:t>
        </w:r>
      </w:ins>
      <w:r w:rsidRPr="000D1028">
        <w:rPr>
          <w:rFonts w:ascii="Arial" w:hAnsi="Arial" w:cs="Arial"/>
        </w:rPr>
        <w:t>ptation can be succinctly described as genetic or genomic alterations in a pathogen that result from specialization to a new niche through the modification of existing genes; however, whether pathoadaptation necessitates an increase in virulence is unclear</w:t>
      </w:r>
      <w:r w:rsidR="0066102C">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"ITEM-3", "issue" : "7164", "issued" : { "date-parts" : [ [ "2007", "10", "18" ] ] }, "page" : "835-42", "title" : "Bacterial pathogenomics.", "type" : "article-journal", "volume" : "449" }, "uris" : [ "http://www.mendeley.com/documents/?uuid=4a7fa00a-1813-4671-a6e2-079b7518ea76" ] }, { "id" : "ITEM-4", "itemData" : { "DOI" : "10.1007/978-90-481-9637-1_10", "ISBN" : "978-90-481-9636-4", "abstract" : "Gene acquisition by lateral gene transfer is considered to play the main role in the evolution of bacteria, including those that are especially dangerous. However, gene gain alone cannot explain the high virulence potential of especially dangerous pathogens. Negative ...  ", "author" : [ { "family" : "Rakin", "given" : "Alexander" }, { "family" : "O&amp;apos;Connell", "given" : "Kevin P" }, { "family" : "Skowronski", "given" : "Evan W" }, { "family" : "Sulakvelidze", "given" : "Alexander" }, { "family" : "Bakanidze", "given" : "Lela" } ], "container-title" : "Emerging and Endemic Pathogens", "id" : "ITEM-4", "issue" : "Chapter 10", "issued" : { "date-parts" : [ [ "2010" ] ] }, "page" : "109-118", "publisher" : "Springer Netherlands", "publisher-place" : "Dordrecht", "title" : "Pathoadaptation of Especially Dangerous Pathogens", "type" : "article", "volume" : "00" }, "uris" : [ "http://www.mendeley.com/documents/?uuid=1f9a71c8-f41e-4bb0-8f64-67e3095d07da" ] } ], "mendeley" : { "previouslyFormattedCitation" : "&lt;sup&gt;15,23,25,26&lt;/sup&gt;"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15,23,25,26</w:t>
      </w:r>
      <w:r w:rsidR="0066102C">
        <w:rPr>
          <w:rFonts w:ascii="Arial" w:hAnsi="Arial" w:cs="Arial"/>
        </w:rPr>
        <w:fldChar w:fldCharType="end"/>
      </w:r>
      <w:r w:rsidRPr="000D1028">
        <w:rPr>
          <w:rFonts w:ascii="Arial" w:hAnsi="Arial" w:cs="Arial"/>
        </w:rPr>
        <w:t>.  The definition of a virulence factor requires more finesse and is generally more dynamic depending on the context of host organism, non-pathogenic habitats, and the pathogen of study; however, for the purposes of this paper, a virulence factor is described as a gene or gene product that increases fitness of a host-associated microbe at th</w:t>
      </w:r>
      <w:r w:rsidR="004C342A">
        <w:rPr>
          <w:rFonts w:ascii="Arial" w:hAnsi="Arial" w:cs="Arial"/>
        </w:rPr>
        <w:t>e host's expense</w:t>
      </w:r>
      <w:r w:rsidR="0066102C">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15</w:t>
      </w:r>
      <w:r w:rsidR="0066102C">
        <w:rPr>
          <w:rFonts w:ascii="Arial" w:hAnsi="Arial" w:cs="Arial"/>
        </w:rPr>
        <w:fldChar w:fldCharType="end"/>
      </w:r>
      <w:r w:rsidRPr="000D1028">
        <w:rPr>
          <w:rFonts w:ascii="Arial" w:hAnsi="Arial" w:cs="Arial"/>
        </w:rPr>
        <w:t>.  The complexities in the definitions are excellent analogies for the complexities that exist in the field of research into UPEC pathogenesis and population structure.  As technological capabilities have increased</w:t>
      </w:r>
      <w:del w:id="7" w:author="Drew Schwartz" w:date="2012-10-24T02:55:00Z">
        <w:r w:rsidRPr="000D1028" w:rsidDel="007C5578">
          <w:rPr>
            <w:rFonts w:ascii="Arial" w:hAnsi="Arial" w:cs="Arial"/>
          </w:rPr>
          <w:delText>, anthropocentric</w:delText>
        </w:r>
      </w:del>
      <w:r w:rsidRPr="000D1028">
        <w:rPr>
          <w:rFonts w:ascii="Arial" w:hAnsi="Arial" w:cs="Arial"/>
        </w:rPr>
        <w:t>, single-gene research has been replaced by genome-level analysis that incorporates the ecological context of UPEC into the interpretation of data.  Given the dynamic and multifarious nature of pathoadaptation, genome-level analyses, rather than a focus on individual genetic components of a virulence factors, are necessary to completely understand pathogen evolution.  These pathogenomic analyses subsume genetic changes in single virulence genes into a model of genome-wide genetic alterations and chromosomal dynamics and provides additional context necessary to fully articulate the complex relationships that exist between hosts and pathogen populations.</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b/>
        </w:rPr>
        <w:t>Population Dynamics of UPEC during UTI: Questions Remain</w:t>
      </w:r>
    </w:p>
    <w:p w:rsidR="00BB3185" w:rsidRDefault="009F1295" w:rsidP="00EA1BD3">
      <w:pPr>
        <w:spacing w:after="0" w:line="480" w:lineRule="auto"/>
        <w:rPr>
          <w:rFonts w:ascii="Arial" w:hAnsi="Arial" w:cs="Arial"/>
        </w:rPr>
      </w:pPr>
      <w:r w:rsidRPr="000D1028">
        <w:rPr>
          <w:rFonts w:ascii="Arial" w:hAnsi="Arial" w:cs="Arial"/>
        </w:rPr>
        <w:t xml:space="preserve">Currently, pathogenic </w:t>
      </w:r>
      <w:r w:rsidRPr="000D1028">
        <w:rPr>
          <w:rFonts w:ascii="Arial" w:hAnsi="Arial" w:cs="Arial"/>
          <w:i/>
        </w:rPr>
        <w:t>E. coli</w:t>
      </w:r>
      <w:r w:rsidRPr="000D1028">
        <w:rPr>
          <w:rFonts w:ascii="Arial" w:hAnsi="Arial" w:cs="Arial"/>
        </w:rPr>
        <w:t xml:space="preserve"> have been categorized according to their pathology and genom</w:t>
      </w:r>
      <w:ins w:id="8" w:author="Drew Schwartz" w:date="2012-10-24T02:56:00Z">
        <w:r w:rsidR="007C5578">
          <w:rPr>
            <w:rFonts w:ascii="Arial" w:hAnsi="Arial" w:cs="Arial"/>
          </w:rPr>
          <w:t>e</w:t>
        </w:r>
      </w:ins>
      <w:del w:id="9" w:author="Drew Schwartz" w:date="2012-10-24T02:56:00Z">
        <w:r w:rsidRPr="000D1028" w:rsidDel="007C5578">
          <w:rPr>
            <w:rFonts w:ascii="Arial" w:hAnsi="Arial" w:cs="Arial"/>
          </w:rPr>
          <w:delText>ic</w:delText>
        </w:r>
      </w:del>
      <w:r w:rsidRPr="000D1028">
        <w:rPr>
          <w:rFonts w:ascii="Arial" w:hAnsi="Arial" w:cs="Arial"/>
        </w:rPr>
        <w:t xml:space="preserve"> content into a number of different clades</w:t>
      </w:r>
      <w:r w:rsidR="0066102C">
        <w:rPr>
          <w:rFonts w:ascii="Arial" w:hAnsi="Arial" w:cs="Arial"/>
        </w:rPr>
        <w:fldChar w:fldCharType="begin" w:fldLock="1"/>
      </w:r>
      <w:r w:rsidR="00C220E5">
        <w:rPr>
          <w:rFonts w:ascii="Arial" w:hAnsi="Arial" w:cs="Arial"/>
        </w:rPr>
        <w:instrText>ADDIN CSL_CITATION { "citationItems" : [ { "id" : "ITEM-1", "itemData" : { "abstract" : "SUMMARY Escherichia coli is the predominant nonpathogenic facultative flora of the human intestine. Some E . coli strains, however, have developed the ability to cause disease of the gastrointestinal, urinary, or central nervous system in even the most robust human hosts. ...  ", "author" : [ { "family" : "Nataro", "given" : "James P" }, { "family" : "Kaper", "given" : "James B" } ], "container-title" : "Clinical microbiology reviews", "id" : "ITEM-1", "issued" : { "date-parts" : [ [ "1998" ] ] }, "title" : "Diarrheagenic Escherichia coli", "type" : "article-journal" }, "uris" : [ "http://www.mendeley.com/documents/?uuid=5838f9e9-24e7-4256-87eb-733cd2ca67c0" ] }, { "id" : "ITEM-2", "itemData" : { "abstract" : "Crohn&amp;apos;s disease (CD) is an inflammatory bowel disease in which Escherichia coli strains have been suspected of being involved. We demonstrated previously that ileal lesions of CD are colonized by E. coli strains able to adhere to intestinal Caco-2 cells but devoid of the virulence genes so far described in the pathogenic E. coli strains involved in gastrointestinal infections. In the present study we compared the invasive ability of one of these strains isolated from an ileal biopsy of a patient with CD, strain LF82, with that of reference enteroinvasive (EIEC), enteropathogenic (EPEC), enterotoxigenic (ETEC), enteraggregative (EAggEC), enterohemorrhagic (EHEC), and diffusely adhering (DAEC) E. coli strains. Gentamicin protection assays showed that E. coli LF82 was able to efficiently invade HEp-2 cells. Its invasive level was not significantly different from that of EIEC and EPEC strains (P &amp;gt; 0.5) but significantly higher than that of ETEC (P &amp;lt; 0.03), EHEC (P &amp;lt; 0. 005), EAggEC (P &amp;lt; 0.004) and DAEC (P &amp;lt; 0.02) strains. Strain LF82 also demonstrated efficient ability to invade intestinal epithelial cultured Caco-2, Intestine-407, and HCT-8 cells. Electron microscopy examination of infected HEp-2 cells revealed the presence of numerous intracellular bacteria located in vacuoles or free in the host cell cytoplasm. In addition, the interaction of strain LF82 with epithelial cells was associated with the elongation of microvillar extensions that extruded from the host cell membranes and engulfed the bacteria. This internalization mechanism strongly resembles Salmonella- or Shigella-induced macropinocytosis. The use of cytochalasin D and colchicine showed that the uptake of strain LF82 by HEp-2 cells was mediated by both an actin microfilament-dependent mechanism and microtubule involvement. In addition, strain LF82 survived for at least 24 h in HEp-2 and Intestine-407 cells and efficiently replicated intracellularly in HEp-2 cells. PCR and hybridization experiments did not reveal the presence of any of the genetic determinants encoding EIEC, EPEC, or ETEC proteins involved in bacterial invasion. Thus, these findings show that LF82, which colonized the ileal mucosa of a patient with CD, is a true invasive E. coli strain and suggest the existence of a new potentially pathogenic group of E. coli, which we propose be designated adherent-invasive E. coli.", "author" : [ { "family" : "Boudeau", "given" : "J" }, { "family" : "Glasser", "given" : "A L" }, { "family" : "Masseret", "given" : "E" }, { "family" : "Joly", "given" : "B" }, { "family" : "Darfeuille-Michaud", "given" : "A" } ], "container-title" : "Infection and Immunity", "id" : "ITEM-2", "issue" : "9", "issued" : { "date-parts" : [ [ "1999" ] ] }, "page" : "4499-4509", "title" : "Invasive ability of an Escherichia coli strain isolated from the ileal mucosa of a patient with Crohn&amp;apos;s disease.", "type" : "article-journal", "volume" : "67" }, "uris" : [ "http://www.mendeley.com/documents/?uuid=f377bac7-485b-4d3b-bc64-78135119e4fe" ] }, { "id" : "ITEM-3", "itemData" : { "DOI" : "10.1078/1438-4221-00201", "abstract" : "... R., Yamamoto, N.: Type 1 pili enhance the invasion of Adherent -invasiveE.coliand ... TC, Kagnoff, MF: Infection of human intestinal epithelial cells with invasive bacteria upregulates ... BA, Abraham, SN: Mast cell degranulation induced by type 1 fimbriated Escherichia  coli in mice. ...  ", "author" : [ { "family" : "Darfeuille-Michaud", "given" : "Arlette" } ], "container-title" : "International Journal of Medical Microbiology", "id" : "ITEM-3", "issue" : "3-4", "issued" : { "date-parts" : [ [ "2002" ] ] }, "page" : "185-193", "title" : "Adherent-invasive Escherichia coli: a putative new E. coli pathotype associated with Crohn&amp;apos;s disease", "type" : "article-journal", "volume" : "292" }, "uris" : [ "http://www.mendeley.com/documents/?uuid=8cadda2f-458d-461d-a7d8-997569702b27" ] }, { "id" : "ITEM-4", "itemData" : { "DOI" : "10.1038/nrmicro818", "author" : [ { "family" : "Kaper", "given" : "James B" }, { "family" : "Nataro", "given" : "James P" }, { "family" : "Mobley", "given" : "Harry L T" } ], "container-title" : "Nature Reviews Microbiology", "id" : "ITEM-4", "issue" : "2", "issued" : { "date-parts" : [ [ "2004" ] ] }, "page" : "123-140", "title" : "Pathogenic Escherichia coli", "type" : "article-journal", "volume" : "2" }, "uris" : [ "http://www.mendeley.com/documents/?uuid=0c0edf44-2aa9-47be-985b-f7fc894f9dc7" ] }, { "id" : "ITEM-5", "itemData" : { "DOI" : "10.1086/315418", "author" : [ { "family" : "Russo", "given" : "T a" }, { "family" : "Johnson", "given" : "J R" } ], "container-title" : "The Journal of infectious diseases", "id" : "ITEM-5", "issue" : "5", "issued" : { "date-parts" : [ [ "2000", "5" ] ] }, "page" : "1753-4", "title" : "Proposal for a new inclusive designation for extraintestinal pathogenic isolates of Escherichia coli: ExPEC.", "type" : "article-journal", "volume" : "181" }, "uris" : [ "http://www.mendeley.com/documents/?uuid=c4531179-4e69-49d1-bff9-0d000d5f09fe" ] }, { "id" : "ITEM-6",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"ITEM-6",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"&lt;sup&gt;34,42\u201346&lt;/sup&gt;"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34,42–46</w:t>
      </w:r>
      <w:r w:rsidR="0066102C">
        <w:rPr>
          <w:rFonts w:ascii="Arial" w:hAnsi="Arial" w:cs="Arial"/>
        </w:rPr>
        <w:fldChar w:fldCharType="end"/>
      </w:r>
      <w:r w:rsidRPr="000D1028">
        <w:rPr>
          <w:rFonts w:ascii="Arial" w:hAnsi="Arial" w:cs="Arial"/>
        </w:rPr>
        <w:t xml:space="preserve">.  These categories of </w:t>
      </w:r>
      <w:r w:rsidRPr="000D1028">
        <w:rPr>
          <w:rFonts w:ascii="Arial" w:hAnsi="Arial" w:cs="Arial"/>
          <w:i/>
        </w:rPr>
        <w:t>E. coli</w:t>
      </w:r>
      <w:r w:rsidRPr="000D1028">
        <w:rPr>
          <w:rFonts w:ascii="Arial" w:hAnsi="Arial" w:cs="Arial"/>
        </w:rPr>
        <w:t xml:space="preserve"> are delimited by differences in the genom</w:t>
      </w:r>
      <w:ins w:id="10" w:author="Drew Schwartz" w:date="2012-10-24T02:56:00Z">
        <w:r w:rsidR="007C5578">
          <w:rPr>
            <w:rFonts w:ascii="Arial" w:hAnsi="Arial" w:cs="Arial"/>
          </w:rPr>
          <w:t>e</w:t>
        </w:r>
      </w:ins>
      <w:del w:id="11" w:author="Drew Schwartz" w:date="2012-10-24T02:56:00Z">
        <w:r w:rsidRPr="000D1028" w:rsidDel="007C5578">
          <w:rPr>
            <w:rFonts w:ascii="Arial" w:hAnsi="Arial" w:cs="Arial"/>
          </w:rPr>
          <w:delText>ic</w:delText>
        </w:r>
      </w:del>
      <w:r w:rsidRPr="000D1028">
        <w:rPr>
          <w:rFonts w:ascii="Arial" w:hAnsi="Arial" w:cs="Arial"/>
        </w:rPr>
        <w:t xml:space="preserve"> content of the strains, which differ markedly between clades</w:t>
      </w:r>
      <w:r w:rsidR="0066102C">
        <w:rPr>
          <w:rFonts w:ascii="Arial" w:hAnsi="Arial" w:cs="Arial"/>
        </w:rPr>
        <w:fldChar w:fldCharType="begin" w:fldLock="1"/>
      </w:r>
      <w:r w:rsidR="00C220E5">
        <w:rPr>
          <w:rFonts w:ascii="Arial" w:hAnsi="Arial" w:cs="Arial"/>
        </w:rPr>
        <w:instrText>ADDIN CSL_CITATION { "citationItems" : [ { "id" : "ITEM-1", "itemData" : { "DOI" : "10.1128/JB.00619-08", "author" : [ { "family" : "Rasko", "given" : "D A" }, { "family" : "Rosovitz", "given" : "M J" }, { "family" : "Myers", "given" : "G S A" }, { "family" : "Mongodin", "given" : "E F" }, { "family" : "Fricke", "given" : "W F" }, { "family" : "Gajer", "given" : "P" }, { "family" : "Crabtree", "given" : "J" }, { "family" : "Sebaihia", "given" : "M" }, { "family" : "Thomson", "given" : "N R" }, { "family" : "Chaudhuri", "given" : "R" }, { "family" : "Henderson", "given" : "I R" }, { "family" : "Sperandio", "given" : "V" }, { "family" : "Ravel", "given" : "J" } ], "container-title" : "Journal of Bacteriology", "id" : "ITEM-1", "issue" : "20", "issued" : { "date-parts" : [ [ "2008" ] ] }, "page" : "6881-6893", "title" : "The Pangenome Structure of Escherichia coli: Comparative Genomic Analysis of E. coli Commensal and Pathogenic Isolates", "type" : "article-journal", "volume" : "190" }, "uris" : [ "http://www.mendeley.com/documents/?uuid=45b11478-7b46-4de4-89d6-d6ca4a684104" ] }, { "id" : "ITEM-2",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"ITEM-2", "issue" : "1", "issued" : { "date-parts" : [ [ "2009" ] ] }, "page" : "e1000344", "title" : "Organised genome dynamics in the Escherichia coli species results in highly diverse adaptive paths.", "type" : "article-journal", "volume" : "5" }, "uris" : [ "http://www.mendeley.com/documents/?uuid=b72ee704-7a12-4dff-9483-9273a03cbfe8" ] }, { "id" : "ITEM-3",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"ITEM-3",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"&lt;sup&gt;9,33,34&lt;/sup&gt;"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9,33,34</w:t>
      </w:r>
      <w:r w:rsidR="0066102C">
        <w:rPr>
          <w:rFonts w:ascii="Arial" w:hAnsi="Arial" w:cs="Arial"/>
        </w:rPr>
        <w:fldChar w:fldCharType="end"/>
      </w:r>
      <w:r w:rsidRPr="000D1028">
        <w:rPr>
          <w:rFonts w:ascii="Arial" w:hAnsi="Arial" w:cs="Arial"/>
        </w:rPr>
        <w:t xml:space="preserve">.  Within the </w:t>
      </w:r>
      <w:del w:id="12" w:author="Drew Schwartz" w:date="2012-10-24T02:56:00Z">
        <w:r w:rsidRPr="000D1028" w:rsidDel="00956590">
          <w:rPr>
            <w:rFonts w:ascii="Arial" w:hAnsi="Arial" w:cs="Arial"/>
          </w:rPr>
          <w:delText xml:space="preserve">UPEC </w:delText>
        </w:r>
      </w:del>
      <w:r w:rsidRPr="000D1028">
        <w:rPr>
          <w:rFonts w:ascii="Arial" w:hAnsi="Arial" w:cs="Arial"/>
        </w:rPr>
        <w:t>clade</w:t>
      </w:r>
      <w:ins w:id="13" w:author="Drew Schwartz" w:date="2012-10-24T02:56:00Z">
        <w:r w:rsidR="00956590">
          <w:rPr>
            <w:rFonts w:ascii="Arial" w:hAnsi="Arial" w:cs="Arial"/>
          </w:rPr>
          <w:t xml:space="preserve"> containing UPEC</w:t>
        </w:r>
      </w:ins>
      <w:r w:rsidRPr="000D1028">
        <w:rPr>
          <w:rFonts w:ascii="Arial" w:hAnsi="Arial" w:cs="Arial"/>
        </w:rPr>
        <w:t>, differences in genom</w:t>
      </w:r>
      <w:ins w:id="14" w:author="Drew Schwartz" w:date="2012-10-24T02:56:00Z">
        <w:r w:rsidR="00956590">
          <w:rPr>
            <w:rFonts w:ascii="Arial" w:hAnsi="Arial" w:cs="Arial"/>
          </w:rPr>
          <w:t>e</w:t>
        </w:r>
      </w:ins>
      <w:del w:id="15" w:author="Drew Schwartz" w:date="2012-10-24T02:56:00Z">
        <w:r w:rsidRPr="000D1028" w:rsidDel="00956590">
          <w:rPr>
            <w:rFonts w:ascii="Arial" w:hAnsi="Arial" w:cs="Arial"/>
          </w:rPr>
          <w:delText>ic</w:delText>
        </w:r>
      </w:del>
      <w:r w:rsidRPr="000D1028">
        <w:rPr>
          <w:rFonts w:ascii="Arial" w:hAnsi="Arial" w:cs="Arial"/>
        </w:rPr>
        <w:t xml:space="preserve"> content are also found within the pan-genome, although allelic variation within core genes is also present</w:t>
      </w:r>
      <w:r w:rsidR="0066102C">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"mendeley" : { "previouslyFormattedCitation" : "&lt;sup&gt;11,12&lt;/sup&gt;"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11,12</w:t>
      </w:r>
      <w:r w:rsidR="0066102C">
        <w:rPr>
          <w:rFonts w:ascii="Arial" w:hAnsi="Arial" w:cs="Arial"/>
        </w:rPr>
        <w:fldChar w:fldCharType="end"/>
      </w:r>
      <w:r w:rsidRPr="000D1028">
        <w:rPr>
          <w:rFonts w:ascii="Arial" w:hAnsi="Arial" w:cs="Arial"/>
        </w:rPr>
        <w:t>.  These genomic differences have been used to identify the population and phylogenetic structure of UPEC between patients</w:t>
      </w:r>
      <w:r w:rsidR="0066102C">
        <w:rPr>
          <w:rFonts w:ascii="Arial" w:hAnsi="Arial" w:cs="Arial"/>
        </w:rPr>
        <w:fldChar w:fldCharType="begin" w:fldLock="1"/>
      </w:r>
      <w:r w:rsidR="00C220E5">
        <w:rPr>
          <w:rFonts w:ascii="Arial" w:hAnsi="Arial" w:cs="Arial"/>
        </w:rPr>
        <w:instrText>ADDIN CSL_CITATION { "citationItems" : [ { "id" : "ITEM-1", "itemData" : { "DOI" : "10.1007/s00284-005-0501-4", "abstract" : "... and community-acquired isolates has steadily increased and has become a major global health problem. ... In conclusion, among the UPEC isolated in Slove- nia we have found a high ... of Escherichia coli strains from patients with urosepsis in relation to phylogeny and host ...  ", "author" : [ { "family" : "Rijavec", "given" : "Matija" }, { "family" : "Erjavec", "given" : "Marjanca Star\u010di\u010d" }, { "family" : "Avgu\u0161tin", "given" : "Jerneja Ambro\u017ei\u010d" }, { "family" : "Reissbrodt", "given" : "Rolf" }, { "family" : "Fruth", "given" : "Angelika" }, { "family" : "Kri\u017ean-Hergouth", "given" : "Veronika" }, { "family" : "\u017dgur-Bertok", "given" : "Darja" } ], "container-title" : "Current Microbiology", "id" : "ITEM-1", "issue" : "2", "issued" : { "date-parts" : [ [ "2006" ] ] }, "page" : "158-162", "title" : "High Prevalence of Multidrug Resistance and Random Distribution of Mobile Genetic Elements Among Uropathogenic Escherichia coli (UPEC) of the Four Major Phylogenetic Groups", "type" : "article-journal", "volume" : "53" }, "uris" : [ "http://www.mendeley.com/documents/?uuid=238f314f-c43a-4d85-ac21-8c06cdcd178b" ] }, { "id" : "ITEM-2", "itemData" : { "DOI" : "10.1016/j.micpath.2012.02.006", "abstract" : "... The global significance of the different profiles versus the PW and CH collections was ... groups, A, D and B2, were approximately equally represented in the UPEC collections, while ... Virulence profiles presented variable levels of association with phylogeny , from PI and PV, which ...  ", "author" : [ { "family" : "Poey", "given" : "Mar\u00eda Eloisa" }, { "family" : "Albini", "given" : "Mar\u00eda" }, { "family" : "Saona", "given" : "Gustavo" }, { "family" : "Lavi\u00f1a", "given" : "Magela" } ], "container-title" : "Microbial Pathogenesis", "id" : "ITEM-2", "issue" : "5", "issued" : { "date-parts" : [ [ "2012" ] ] }, "page" : "292-301", "title" : "Virulence profiles in uropathogenic Escherichia coli isolated from pregnant women and children with urinary tract abnormalities", "type" : "article-journal", "volume" : "52" }, "uris" : [ "http://www.mendeley.com/documents/?uuid=76c43956-1be6-4bca-bad7-0cd31ed70e35" ] }, { "id" : "ITEM-3", "itemData" : { "DOI" : "10.1093/jac/dkr451", "abstract" : "OBJECTIVES:Multilocus sequence typing (MLST) has been used to characterize diverse pathogens, including uropathogenic Escherichia coli (UPEC). There has been significant interest in the contribution of the O25b:H4-ST131 lineage to UPEC disease, as these isolates are often highly virulent and exhibit multidrug resistance. To reveal the wider impact of sequence type (ST) 131, we have examined its contribution to the overall population structure of UPEC isolates that were not selected on the basis of virulence or antibiotic resistance.  METHODS:Three hundred UPEC isolates were recovered from community and hospital urine samples examined by clinical microbiology laboratories in the Northwest region of England in June 2007 and June 2009. They were characterized by susceptibility profiling, MLST and virulence gene PCR. PFGE was used to examine isolates from key clones.  RESULTS:The most common lineage was ST73 (16.6%) followed by ST131 (13.3%), ST69 (9%), ST95 (6.3%), ST10 (4.3%) and ST127 (3.6%). ST131 isolates were significantly more likely to exhibit high levels of antibiotic resistance (35% being CTX-M-15 PCR positive) and those of ST127 were the most widely susceptible but carried the highest number of virulence genes. Only when the CTX-M-15-O25b-positive strains were examined was a high level of virulence observed for ST131 isolates. PFGE indicated ongoing local evolution in ST131.  CONCLUSIONS:ST131 isolates are well established in the wider UPEC population. This clone is still evolving and we further support suggestions that it represents a real threat to health. We suggest that ST127 is a recently emerged, community-associated, virulent clone that warrants further study.", "author" : [ { "family" : "Gibreel", "given" : "Tarek M" }, { "family" : "Dodgson", "given" : "Andrew R" }, { "family" : "Cheesbrough", "given" : "John" }, { "family" : "Fox", "given" : "Andrew J" }, { "family" : "Bolton", "given" : "Frederick J" }, { "family" : "Upton", "given" : "Mathew" } ], "container-title" : "Journal of Antimicrobial Chemotherapy", "id" : "ITEM-3", "issue" : "2", "issued" : { "date-parts" : [ [ "2012" ] ] }, "page" : "346-356", "title" : "Population structure, virulence potential and antibiotic susceptibility of uropathogenic Escherichia coli from Northwest England.", "type" : "article-journal", "volume" : "67" }, "uris" : [ "http://www.mendeley.com/documents/?uuid=8b41c710-d48c-4d70-977d-d04b86bc464d" ] }, { "id" : "ITEM-4", "itemData" : { "DOI" : "10.1128/IAI.06191-11", "abstract" : "Asymptomatic bacteriuria (ABU) is a condition where bacteria stably colonize the urinary tract, in a manner closely resembling commensalism at other mucosal sites. The patients carry &gt;10(5) CFU/ml for extended periods of time and rarely develop symptoms. Contrasting the properties of ABU strains to those of uropathogenic isolates causing symptomatic infection is therefore highly relevant to understand mechanisms of bacterial adaptation. The prototype ABU strain Escherichia coli 83972 has a smaller genome than uropathogenic E. coli (UPEC) strains with deletions or point mutations in several virulence genes, suggesting that ABU strains undergo a programmed reductive evolution within human hosts. This study addressed if these observations can be generalized. Strains causing ABU in outpatients or hospitalized patients after catheterization or other invasive procedures were compared to commensal E. coli isolates from the intestinal flora of healthy individuals. Notably, clonal complex 73 (CC73) was a prominent phylogenetic lineage dominated by ABU isolates. ABU isolates from outpatients and hospitalized patients had a similar overall virulence gene repertoire, which distinguished them from many commensals, but typical UPEC virulence genes were less frequently attenuated in hospital strains than in outpatient strains or commensals. The decreased virulence potential of outpatient ABU isolates relative to that of ABU strains from hospitalized patients supports the hypothesis that loss of expression or decay of virulence genes facilitates long-term carriage and adaptation to host environments.", "author" : [ { "family" : "Salvador", "given" : "Ellaine" }, { "family" : "Wagenlehner", "given" : "Florian" }, { "family" : "K\u00f6hler", "given" : "Christian-Daniel" }, { "family" : "Mellmann", "given" : "Alexander" }, { "family" : "Hacker", "given" : "J\u00f6rg" }, { "family" : "Svanborg", "given" : "Catharina" }, { "family" : "Dobrindt", "given" : "Ulrich" } ], "container-title" : "Infection and immunity", "id" : "ITEM-4", "issue" : "2", "issued" : { "date-parts" : [ [ "2012", "2" ] ] }, "page" : "668-78", "title" : "Comparison of asymptomatic bacteriuria Escherichia coli isolates from healthy individuals versus those from hospital patients shows that long-term bladder colonization selects for attenuated virulence phenotypes.", "type" : "article-journal", "volume" : "80" }, "uris" : [ "http://www.mendeley.com/documents/?uuid=c0b42562-fffe-4922-a8c8-2cafb8f89f3f" ] } ], "mendeley" : { "previouslyFormattedCitation" : "&lt;sup&gt;29,47\u201349&lt;/sup&gt;"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29,47–49</w:t>
      </w:r>
      <w:r w:rsidR="0066102C">
        <w:rPr>
          <w:rFonts w:ascii="Arial" w:hAnsi="Arial" w:cs="Arial"/>
        </w:rPr>
        <w:fldChar w:fldCharType="end"/>
      </w:r>
      <w:r w:rsidRPr="000D1028">
        <w:rPr>
          <w:rFonts w:ascii="Arial" w:hAnsi="Arial" w:cs="Arial"/>
        </w:rPr>
        <w:t>, however, these analyses have relied on multilocus-sequence typing, which has been shown to lack resolution in species with large pan-genomes, such as UPEC</w:t>
      </w:r>
      <w:r w:rsidR="0066102C">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"10.1038/nrmicro1872", "author" : [ { "family" : "Achtman", "given" : "Mark" }, { "family" : "Wagner", "given" : "Michael" } ], "container-title" : "Nature Reviews Microbiology", "id" : "ITEM-2", "issued" : { "date-parts" : [ [ "2008" ] ] }, "title" : "Microbial diversity and the genetic nature of microbial species", "type" : "article-journal" }, "uris" : [ "http://www.mendeley.com/documents/?uuid=bcc43765-1de0-407e-a462-7cae538b9c0c" ] } ], "mendeley" : { "previouslyFormattedCitation" : "&lt;sup&gt;32,50&lt;/sup&gt;"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32,50</w:t>
      </w:r>
      <w:r w:rsidR="0066102C">
        <w:rPr>
          <w:rFonts w:ascii="Arial" w:hAnsi="Arial" w:cs="Arial"/>
        </w:rPr>
        <w:fldChar w:fldCharType="end"/>
      </w:r>
      <w:r w:rsidRPr="000D1028">
        <w:rPr>
          <w:rFonts w:ascii="Arial" w:hAnsi="Arial" w:cs="Arial"/>
        </w:rPr>
        <w:t xml:space="preserve">.  While serotyping and multi-locus sequence typing (MLST) have long been used to classify and subcategorize pathogens, these technologies have been found to have limitations in accurately describing the </w:t>
      </w:r>
      <w:r w:rsidRPr="000D1028">
        <w:rPr>
          <w:rFonts w:ascii="Arial" w:hAnsi="Arial" w:cs="Arial"/>
          <w:i/>
        </w:rPr>
        <w:t>E. coli</w:t>
      </w:r>
      <w:r w:rsidRPr="000D1028">
        <w:rPr>
          <w:rFonts w:ascii="Arial" w:hAnsi="Arial" w:cs="Arial"/>
        </w:rPr>
        <w:t xml:space="preserve"> populations (Figure 1)</w:t>
      </w:r>
      <w:r w:rsidR="0066102C">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"10.1038/nrmicro1872", "author" : [ { "family" : "Achtman", "given" : "Mark" }, { "family" : "Wagner", "given" : "Michael" } ], "container-title" : "Nature Reviews Microbiology", "id" : "ITEM-2", "issued" : { "date-parts" : [ [ "2008" ] ] }, "title" : "Microbial diversity and the genetic nature of microbial species", "type" : "article-journal" }, "uris" : [ "http://www.mendeley.com/documents/?uuid=bcc43765-1de0-407e-a462-7cae538b9c0c" ] } ], "mendeley" : { "previouslyFormattedCitation" : "&lt;sup&gt;32,50&lt;/sup&gt;"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32,50</w:t>
      </w:r>
      <w:r w:rsidR="0066102C">
        <w:rPr>
          <w:rFonts w:ascii="Arial" w:hAnsi="Arial" w:cs="Arial"/>
        </w:rPr>
        <w:fldChar w:fldCharType="end"/>
      </w:r>
      <w:r w:rsidRPr="000D1028">
        <w:rPr>
          <w:rFonts w:ascii="Arial" w:hAnsi="Arial" w:cs="Arial"/>
        </w:rPr>
        <w:t>.  Both 16S ribotyping and MLST offer greater resolution between bacteria than serotyping, their resolution is still limited when compared to the resolution offered by analysis of single-nucleotide polymorphisms (SNPs)</w:t>
      </w:r>
      <w:r w:rsidR="0066102C">
        <w:rPr>
          <w:rFonts w:ascii="Arial" w:hAnsi="Arial" w:cs="Arial"/>
        </w:rPr>
        <w:fldChar w:fldCharType="begin" w:fldLock="1"/>
      </w:r>
      <w:r w:rsidR="00C220E5">
        <w:rPr>
          <w:rFonts w:ascii="Arial" w:hAnsi="Arial" w:cs="Arial"/>
        </w:rPr>
        <w:instrText>ADDIN CSL_CITATION { "citationItems" : [ { "id" : "ITEM-1", "itemData" : { "DOI" : "10.1038/nrmicro2850", "author" : [ { "family" : "Loman", "given" : "Nicholas J." }, { "family" : "Constantinidou", "given" : "Chrystala" }, { "family" : "Chan", "given" : "Jacqueline Z. M." }, { "family" : "Halachev", "given" : "Mihail" }, { "family" : "Sergeant", "given" : "Martin" }, { "family" : "Penn", "given" : "Charles W." }, { "family" : "Robinson", "given" : "Esther R." }, { "family" : "Pallen", "given" : "Mark J." } ], "container-title" : "Nature Reviews Microbiology", "id" : "ITEM-1", "issue" : "9", "issued" : { "date-parts" : [ [ "2012", "8", "6" ] ] }, "note" : "Super great information of bacterial genome sequencing.", "page" : "599-606", "publisher" : "Nature Publishing Group", "title" : "High-throughput bacterial genome sequencing: an embarrassment of choice, a world of opportunity", "type" : "article-journal", "volume" : "10" }, "uris" : [ "http://www.mendeley.com/documents/?uuid=ac6761b1-0ce8-4d2e-a739-c94f59e57c2b" ] } ], "mendeley" : { "previouslyFormattedCitation" : "&lt;sup&gt;51&lt;/sup&gt;"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51</w:t>
      </w:r>
      <w:r w:rsidR="0066102C">
        <w:rPr>
          <w:rFonts w:ascii="Arial" w:hAnsi="Arial" w:cs="Arial"/>
        </w:rPr>
        <w:fldChar w:fldCharType="end"/>
      </w:r>
      <w:r w:rsidRPr="000D1028">
        <w:rPr>
          <w:rFonts w:ascii="Arial" w:hAnsi="Arial" w:cs="Arial"/>
        </w:rPr>
        <w:t xml:space="preserve">. These limitations result, in part, to the high levels of recombination found in many bacterial pathogens, which obscures </w:t>
      </w:r>
      <w:r w:rsidR="0079490E">
        <w:rPr>
          <w:noProof/>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752475</wp:posOffset>
            </wp:positionV>
            <wp:extent cx="4486275" cy="6410960"/>
            <wp:effectExtent l="0" t="0" r="9525" b="8890"/>
            <wp:wrapTight wrapText="bothSides">
              <wp:wrapPolygon edited="0">
                <wp:start x="0" y="0"/>
                <wp:lineTo x="0" y="21566"/>
                <wp:lineTo x="21554" y="21566"/>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486275" cy="6410960"/>
                    </a:xfrm>
                    <a:prstGeom prst="rect">
                      <a:avLst/>
                    </a:prstGeom>
                  </pic:spPr>
                </pic:pic>
              </a:graphicData>
            </a:graphic>
          </wp:anchor>
        </w:drawing>
      </w:r>
      <w:r w:rsidRPr="000D1028">
        <w:rPr>
          <w:rFonts w:ascii="Arial" w:hAnsi="Arial" w:cs="Arial"/>
        </w:rPr>
        <w:t>their phylogenetic history and population dynamics</w:t>
      </w:r>
      <w:r w:rsidR="0066102C">
        <w:rPr>
          <w:rFonts w:ascii="Arial" w:hAnsi="Arial" w:cs="Arial"/>
        </w:rPr>
        <w:fldChar w:fldCharType="begin" w:fldLock="1"/>
      </w:r>
      <w:r w:rsidR="00C220E5">
        <w:rPr>
          <w:rFonts w:ascii="Arial" w:hAnsi="Arial" w:cs="Arial"/>
        </w:rPr>
        <w:instrText>ADDIN CSL_CITATION { "citationItems" : [ { "id" : "ITEM-1", "itemData" : { "abstract" : "Accumulating prokaryotic gene and genome sequences reveal that the exchange of genetic information through both homology-dependent recombination and horizontal (lateral) gene transfer (HGT) is far more important, in quantity and quality, than hitherto imagined. The traditional view, that prokaryotic evolution can be understood primarily in terms of clonal divergence and periodic selection, must be augmented to embrace gene exchange as a creative force, itself responsible for much of the pattern of similarities and differences we see between prokaryotic microbes. Rather than replacing periodic selection on genetic diversity, gene loss, and other chromosomal alterations as important players in adaptive evolution, gene exchange acts in concert with these processes to provide a rich explanatory paradigm-some of whose implications we explore here. In particular, we discuss (1) the role of recombination and HGT in giving phenotypic &amp;quot;coherence&amp;quot; to prokaryotic taxa at all levels of inclusiveness, (2) the implications of these processes for the reconstruction and meaning of &amp;quot;phylogeny,&amp;quot; and (3) new views of prokaryotic adaptation and diversification based on gene acquisition and exchange.", "author" : [ { "family" : "Gogarten", "given" : "J Peter" }, { "family" : "Doolittle", "given" : "W Ford" }, { "family" : "Lawrence", "given" : "Jeffrey G" } ], "container-title" : "Molecular biology and evolution", "id" : "ITEM-1", "issue" : "12", "issued" : { "date-parts" : [ [ "2002" ] ] }, "page" : "2226-2238", "title" : "Prokaryotic evolution in light of gene transfer.", "type" : "article-journal", "volume" : "19" }, "uris" : [ "http://www.mendeley.com/documents/?uuid=7e173969-4757-46c1-bcef-84d7cd19fb15" ] }, { "id" : "ITEM-2", "itemData" : { "DOI" : "10.1093/nar/gkn668", "abstract" : "The first bacterial genome was sequenced in 1995, and the first archaeal genome in 1996. Soon after these breakthroughs, an exponential rate of genome sequencing was established, with a doubling time of approximately 20 months for bacteria and approximately 34 months for archaea. Comparative analysis of the hundreds of sequenced bacterial and dozens of archaeal genomes leads to several generalizations on the principles of genome organization and evolution. A crucial finding that enables functional characterization of the sequenced genomes and evolutionary reconstruction is that the majority of archaeal and bacterial genes have conserved orthologs in other, often, distant organisms. However, comparative genomics also shows that horizontal gene transfer (HGT) is a dominant force of prokaryotic evolution, along with the loss of genetic material resulting in genome contraction. A crucial component of the prokaryotic world is the mobilome, the enormous collection of viruses, plasmids and other selfish elements, which are in constant exchange with more stable chromosomes and serve as HGT vehicles. Thus, the prokaryotic genome space is a tightly connected, although compartmentalized, network, a novel notion that undermines the 'Tree of Life' model of evolution and requires a new conceptual framework and tools for the study of prokaryotic evolution.", "author" : [ { "family" : "Koonin", "given" : "Eugene V" }, { "family" : "Wolf", "given" : "Yuri I" } ], "container-title" : "Nucleic acids research", "id" : "ITEM-2", "issue" : "21", "issued" : { "date-parts" : [ [ "2008", "12" ] ] }, "page" : "6688-719", "title" : "Genomics of bacteria and archaea: the emerging dynamic view of the prokaryotic world.", "type" : "article-journal", "volume" : "36" }, "uris" : [ "http://www.mendeley.com/documents/?uuid=0819e25e-a298-48b4-be05-4d6958715bed" ] }, { "id" : "ITEM-3", "itemData" : { "abstract" : "Abstract Whether or not bacteria have species is a perennially vexatious question. Given what we now know about variation among bacterial genomes, we argue that there is no intrinsic reason why the processes driving diversification and adaptation must produce ...  ", "author" : [ { "family" : "Doolittle", "given" : "W F" }, { "family" : "Papke", "given" : "R T" } ], "container-title" : "Genome Biology", "id" : "ITEM-3", "issued" : { "date-parts" : [ [ "2006" ] ] }, "title" : "Genomics and the bacterial species problem", "type" : "article-journal" }, "uris" : [ "http://www.mendeley.com/documents/?uuid=6c00cfba-25fe-4da8-83af-cb70a89ea61e" ] } ], "mendeley" : { "previouslyFormattedCitation" : "&lt;sup&gt;18,52,53&lt;/sup&gt;"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18,52,53</w:t>
      </w:r>
      <w:r w:rsidR="0066102C">
        <w:rPr>
          <w:rFonts w:ascii="Arial" w:hAnsi="Arial" w:cs="Arial"/>
        </w:rPr>
        <w:fldChar w:fldCharType="end"/>
      </w:r>
      <w:r w:rsidRPr="000D1028">
        <w:rPr>
          <w:rFonts w:ascii="Arial" w:hAnsi="Arial" w:cs="Arial"/>
        </w:rPr>
        <w:t>.  16S ribotyping and MLST tools have offered significant insight into the global population structure of UPEC, however, despite these many accomplishments, a number of important areas of research into the population structure of UPEC remain unexplored, most notably pathogenomic analyses of population structure of UPEC before, during, and after UTIs.</w:t>
      </w:r>
    </w:p>
    <w:p w:rsidR="00D50F03" w:rsidRPr="000D1028" w:rsidRDefault="00D50F03" w:rsidP="00EA1BD3">
      <w:pPr>
        <w:spacing w:after="0" w:line="480" w:lineRule="auto"/>
        <w:rPr>
          <w:rFonts w:ascii="Arial" w:hAnsi="Arial" w:cs="Arial"/>
        </w:rPr>
      </w:pP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The Population Structure of UPEC is Affected by the Infection Cycle</w:t>
      </w:r>
      <w:r w:rsidRPr="000D1028">
        <w:rPr>
          <w:rFonts w:ascii="Arial" w:hAnsi="Arial" w:cs="Arial"/>
        </w:rPr>
        <w:tab/>
      </w:r>
    </w:p>
    <w:p w:rsidR="0079490E" w:rsidRDefault="0066102C" w:rsidP="00EA1BD3">
      <w:pPr>
        <w:spacing w:after="0" w:line="480" w:lineRule="auto"/>
        <w:rPr>
          <w:rFonts w:ascii="Arial" w:hAnsi="Arial" w:cs="Arial"/>
        </w:rPr>
      </w:pPr>
      <w:bookmarkStart w:id="16" w:name="_GoBack"/>
      <w:bookmarkEnd w:id="16"/>
      <w:r w:rsidRPr="0066102C">
        <w:rPr>
          <w:noProof/>
        </w:rPr>
        <w:pict>
          <v:shapetype id="_x0000_t202" coordsize="21600,21600" o:spt="202" path="m0,0l0,21600,21600,21600,21600,0xe">
            <v:stroke joinstyle="miter"/>
            <v:path gradientshapeok="t" o:connecttype="rect"/>
          </v:shapetype>
          <v:shape id="Text Box 2" o:spid="_x0000_s1026" type="#_x0000_t202" style="position:absolute;margin-left:186.75pt;margin-top:61.05pt;width:336pt;height:79.5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48 0 -48 21192 21600 21192 21600 0 -4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" stroked="f">
            <v:textbox inset="0,0,0,0">
              <w:txbxContent>
                <w:p w:rsidR="00C1729D" w:rsidRPr="0079490E" w:rsidRDefault="00C1729D" w:rsidP="0079490E">
                  <w:pPr>
                    <w:pStyle w:val="Caption"/>
                    <w:rPr>
                      <w:rFonts w:ascii="Arial" w:hAnsi="Arial" w:cs="Arial"/>
                      <w:color w:val="auto"/>
                    </w:rPr>
                  </w:pPr>
                  <w:r w:rsidRPr="0079490E">
                    <w:rPr>
                      <w:rFonts w:ascii="Arial" w:hAnsi="Arial" w:cs="Arial"/>
                      <w:color w:val="auto"/>
                    </w:rPr>
                    <w:t xml:space="preserve">Figure </w:t>
                  </w:r>
                  <w:r w:rsidRPr="0079490E">
                    <w:rPr>
                      <w:rFonts w:ascii="Arial" w:hAnsi="Arial" w:cs="Arial"/>
                      <w:color w:val="auto"/>
                    </w:rPr>
                    <w:fldChar w:fldCharType="begin"/>
                  </w:r>
                  <w:r w:rsidRPr="0079490E">
                    <w:rPr>
                      <w:rFonts w:ascii="Arial" w:hAnsi="Arial" w:cs="Arial"/>
                      <w:color w:val="auto"/>
                    </w:rPr>
                    <w:instrText xml:space="preserve"> SEQ Figure \* ARABIC </w:instrText>
                  </w:r>
                  <w:r w:rsidRPr="0079490E">
                    <w:rPr>
                      <w:rFonts w:ascii="Arial" w:hAnsi="Arial" w:cs="Arial"/>
                      <w:color w:val="auto"/>
                    </w:rPr>
                    <w:fldChar w:fldCharType="separate"/>
                  </w:r>
                  <w:r>
                    <w:rPr>
                      <w:rFonts w:ascii="Arial" w:hAnsi="Arial" w:cs="Arial"/>
                      <w:noProof/>
                      <w:color w:val="auto"/>
                    </w:rPr>
                    <w:t>1</w:t>
                  </w:r>
                  <w:r w:rsidRPr="0079490E">
                    <w:rPr>
                      <w:rFonts w:ascii="Arial" w:hAnsi="Arial" w:cs="Arial"/>
                      <w:color w:val="auto"/>
                    </w:rPr>
                    <w:fldChar w:fldCharType="end"/>
                  </w:r>
                  <w:r w:rsidRPr="0079490E">
                    <w:rPr>
                      <w:rFonts w:ascii="Arial" w:hAnsi="Arial" w:cs="Arial"/>
                      <w:color w:val="auto"/>
                    </w:rPr>
                    <w:t xml:space="preserve">.  </w:t>
                  </w:r>
                  <w:r w:rsidRPr="0079490E">
                    <w:rPr>
                      <w:rFonts w:ascii="Arial" w:hAnsi="Arial" w:cs="Arial"/>
                      <w:b w:val="0"/>
                      <w:color w:val="auto"/>
                    </w:rPr>
                    <w:t>Schematic illustrating different levels of resolution offered by current genetic typing techniques.  16S can be used to identify species, while multi-locus enzyme electrophoresis (MLEE) and multi-locus sequence typing (MLST) offer subspecies resolution into clonal complexes.  However, analysis of single-nucleotide polymorphisms (SNPs) allows for increased resolution to the strain level.  Adapted from Medini et al. 2008.</w:t>
                  </w:r>
                </w:p>
              </w:txbxContent>
            </v:textbox>
            <w10:wrap type="tight"/>
          </v:shape>
        </w:pict>
      </w:r>
      <w:r w:rsidR="009F1295" w:rsidRPr="000D1028">
        <w:rPr>
          <w:rFonts w:ascii="Arial" w:hAnsi="Arial" w:cs="Arial"/>
        </w:rPr>
        <w:tab/>
        <w:t>As to be expected, the dynamics of UPEC population structure during UTI is directly affected by the progression of the infection.  The current model of UTI progression is complicated and consists of a number of invasion events that restrict the population diversity, thus affecting the underlying population structure</w:t>
      </w:r>
      <w:r w:rsidR="00C220E5">
        <w:rPr>
          <w:rFonts w:ascii="Arial" w:hAnsi="Arial" w:cs="Arial"/>
        </w:rPr>
        <w:t xml:space="preserve"> as proposed in a standard hypothetical model</w:t>
      </w:r>
      <w:r w:rsidR="009F1295" w:rsidRPr="000D1028">
        <w:rPr>
          <w:rFonts w:ascii="Arial" w:hAnsi="Arial" w:cs="Arial"/>
        </w:rPr>
        <w:t xml:space="preserve"> (Figure 2)</w:t>
      </w:r>
      <w:r>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Pr>
          <w:rFonts w:ascii="Arial" w:hAnsi="Arial" w:cs="Arial"/>
        </w:rPr>
        <w:fldChar w:fldCharType="separate"/>
      </w:r>
      <w:r w:rsidR="00C220E5" w:rsidRPr="00C220E5">
        <w:rPr>
          <w:rFonts w:ascii="Arial" w:hAnsi="Arial" w:cs="Arial"/>
          <w:noProof/>
          <w:vertAlign w:val="superscript"/>
        </w:rPr>
        <w:t>54</w:t>
      </w:r>
      <w:r>
        <w:rPr>
          <w:rFonts w:ascii="Arial" w:hAnsi="Arial" w:cs="Arial"/>
        </w:rPr>
        <w:fldChar w:fldCharType="end"/>
      </w:r>
      <w:r w:rsidR="009F1295" w:rsidRPr="000D1028">
        <w:rPr>
          <w:rFonts w:ascii="Arial" w:hAnsi="Arial" w:cs="Arial"/>
        </w:rPr>
        <w:t xml:space="preserve">.  </w:t>
      </w:r>
    </w:p>
    <w:p w:rsidR="009F1295" w:rsidRDefault="009F1295" w:rsidP="00EA1BD3">
      <w:pPr>
        <w:spacing w:after="0" w:line="480" w:lineRule="auto"/>
        <w:rPr>
          <w:rFonts w:ascii="Arial" w:hAnsi="Arial" w:cs="Arial"/>
        </w:rPr>
      </w:pPr>
    </w:p>
    <w:p w:rsidR="0079490E" w:rsidRDefault="0079490E" w:rsidP="0079490E">
      <w:pPr>
        <w:keepNext/>
        <w:spacing w:after="0" w:line="480" w:lineRule="auto"/>
      </w:pPr>
      <w:r>
        <w:rPr>
          <w:noProof/>
        </w:rPr>
        <w:drawing>
          <wp:inline distT="0" distB="0" distL="0" distR="0">
            <wp:extent cx="5922010" cy="497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22010" cy="4972050"/>
                    </a:xfrm>
                    <a:prstGeom prst="rect">
                      <a:avLst/>
                    </a:prstGeom>
                  </pic:spPr>
                </pic:pic>
              </a:graphicData>
            </a:graphic>
          </wp:inline>
        </w:drawing>
      </w:r>
    </w:p>
    <w:p w:rsidR="0079490E" w:rsidRPr="0079490E" w:rsidRDefault="0079490E" w:rsidP="00C220E5">
      <w:pPr>
        <w:pStyle w:val="Caption"/>
        <w:rPr>
          <w:rFonts w:ascii="Arial" w:hAnsi="Arial" w:cs="Arial"/>
          <w:color w:val="auto"/>
        </w:rPr>
      </w:pPr>
      <w:r w:rsidRPr="0079490E">
        <w:rPr>
          <w:rFonts w:ascii="Arial" w:hAnsi="Arial" w:cs="Arial"/>
          <w:color w:val="auto"/>
        </w:rPr>
        <w:t xml:space="preserve">Figure </w:t>
      </w:r>
      <w:r w:rsidR="0066102C" w:rsidRPr="0079490E">
        <w:rPr>
          <w:rFonts w:ascii="Arial" w:hAnsi="Arial" w:cs="Arial"/>
          <w:color w:val="auto"/>
        </w:rPr>
        <w:fldChar w:fldCharType="begin"/>
      </w:r>
      <w:r w:rsidRPr="0079490E">
        <w:rPr>
          <w:rFonts w:ascii="Arial" w:hAnsi="Arial" w:cs="Arial"/>
          <w:color w:val="auto"/>
        </w:rPr>
        <w:instrText xml:space="preserve"> SEQ Figure \* ARABIC </w:instrText>
      </w:r>
      <w:r w:rsidR="0066102C" w:rsidRPr="0079490E">
        <w:rPr>
          <w:rFonts w:ascii="Arial" w:hAnsi="Arial" w:cs="Arial"/>
          <w:color w:val="auto"/>
        </w:rPr>
        <w:fldChar w:fldCharType="separate"/>
      </w:r>
      <w:r w:rsidR="00CB2240">
        <w:rPr>
          <w:rFonts w:ascii="Arial" w:hAnsi="Arial" w:cs="Arial"/>
          <w:noProof/>
          <w:color w:val="auto"/>
        </w:rPr>
        <w:t>2</w:t>
      </w:r>
      <w:r w:rsidR="0066102C" w:rsidRPr="0079490E">
        <w:rPr>
          <w:rFonts w:ascii="Arial" w:hAnsi="Arial" w:cs="Arial"/>
          <w:color w:val="auto"/>
        </w:rPr>
        <w:fldChar w:fldCharType="end"/>
      </w:r>
      <w:r w:rsidR="00C220E5">
        <w:rPr>
          <w:rFonts w:ascii="Arial" w:hAnsi="Arial" w:cs="Arial"/>
          <w:color w:val="auto"/>
        </w:rPr>
        <w:t xml:space="preserve">.  </w:t>
      </w:r>
      <w:r w:rsidR="00C220E5" w:rsidRPr="00C220E5">
        <w:rPr>
          <w:rFonts w:ascii="Arial" w:hAnsi="Arial" w:cs="Arial"/>
          <w:b w:val="0"/>
          <w:color w:val="auto"/>
        </w:rPr>
        <w:t>Hypothetical model for UPEC population bottlenec</w:t>
      </w:r>
      <w:r w:rsidR="00C220E5">
        <w:rPr>
          <w:rFonts w:ascii="Arial" w:hAnsi="Arial" w:cs="Arial"/>
          <w:b w:val="0"/>
          <w:color w:val="auto"/>
        </w:rPr>
        <w:t>ks in acute and</w:t>
      </w:r>
      <w:ins w:id="17" w:author="Drew Schwartz" w:date="2012-10-24T02:59:00Z">
        <w:r w:rsidR="00956590">
          <w:rPr>
            <w:rFonts w:ascii="Arial" w:hAnsi="Arial" w:cs="Arial"/>
            <w:b w:val="0"/>
            <w:color w:val="auto"/>
          </w:rPr>
          <w:t xml:space="preserve"> chronic infection including</w:t>
        </w:r>
      </w:ins>
      <w:r w:rsidR="00C220E5">
        <w:rPr>
          <w:rFonts w:ascii="Arial" w:hAnsi="Arial" w:cs="Arial"/>
          <w:b w:val="0"/>
          <w:color w:val="auto"/>
        </w:rPr>
        <w:t xml:space="preserve"> change</w:t>
      </w:r>
      <w:ins w:id="18" w:author="Drew Schwartz" w:date="2012-10-24T02:59:00Z">
        <w:r w:rsidR="00956590">
          <w:rPr>
            <w:rFonts w:ascii="Arial" w:hAnsi="Arial" w:cs="Arial"/>
            <w:b w:val="0"/>
            <w:color w:val="auto"/>
          </w:rPr>
          <w:t>s</w:t>
        </w:r>
      </w:ins>
      <w:r w:rsidR="00C220E5">
        <w:rPr>
          <w:rFonts w:ascii="Arial" w:hAnsi="Arial" w:cs="Arial"/>
          <w:b w:val="0"/>
          <w:color w:val="auto"/>
        </w:rPr>
        <w:t xml:space="preserve"> in population structure</w:t>
      </w:r>
      <w:r w:rsidR="00C220E5" w:rsidRPr="00C220E5">
        <w:rPr>
          <w:rFonts w:ascii="Arial" w:hAnsi="Arial" w:cs="Arial"/>
          <w:b w:val="0"/>
          <w:color w:val="auto"/>
        </w:rPr>
        <w:t>. This model depicts a hypothetical situation where two virulent and clonal UPEC populations, the Solids and the Pastels, are intr</w:t>
      </w:r>
      <w:r w:rsidR="00C220E5">
        <w:rPr>
          <w:rFonts w:ascii="Arial" w:hAnsi="Arial" w:cs="Arial"/>
          <w:b w:val="0"/>
          <w:color w:val="auto"/>
        </w:rPr>
        <w:t>oduced into the urinary bladder</w:t>
      </w:r>
      <w:r w:rsidR="00C220E5" w:rsidRPr="00C220E5">
        <w:rPr>
          <w:rFonts w:ascii="Arial" w:hAnsi="Arial" w:cs="Arial"/>
          <w:b w:val="0"/>
          <w:color w:val="auto"/>
        </w:rPr>
        <w:t xml:space="preserve">. </w:t>
      </w:r>
      <w:r w:rsidR="00C220E5">
        <w:rPr>
          <w:rFonts w:ascii="Arial" w:hAnsi="Arial" w:cs="Arial"/>
          <w:b w:val="0"/>
          <w:color w:val="auto"/>
        </w:rPr>
        <w:t>P</w:t>
      </w:r>
      <w:r w:rsidR="00C220E5" w:rsidRPr="00C220E5">
        <w:rPr>
          <w:rFonts w:ascii="Arial" w:hAnsi="Arial" w:cs="Arial"/>
          <w:b w:val="0"/>
          <w:color w:val="auto"/>
        </w:rPr>
        <w:t>assage through this acute bottleneck is linked to clonal expansion via the IBC cycle (a–e) during acute cystitis</w:t>
      </w:r>
      <w:r w:rsidR="0066102C">
        <w:rPr>
          <w:rFonts w:ascii="Arial" w:hAnsi="Arial" w:cs="Arial"/>
          <w:b w:val="0"/>
          <w:color w:val="auto"/>
        </w:rPr>
        <w:fldChar w:fldCharType="begin" w:fldLock="1"/>
      </w:r>
      <w:r w:rsidR="00C220E5">
        <w:rPr>
          <w:rFonts w:ascii="Arial" w:hAnsi="Arial" w:cs="Arial"/>
          <w:b w:val="0"/>
          <w:color w:val="auto"/>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66102C">
        <w:rPr>
          <w:rFonts w:ascii="Arial" w:hAnsi="Arial" w:cs="Arial"/>
          <w:b w:val="0"/>
          <w:color w:val="auto"/>
        </w:rPr>
        <w:fldChar w:fldCharType="separate"/>
      </w:r>
      <w:r w:rsidR="00C220E5" w:rsidRPr="00C220E5">
        <w:rPr>
          <w:rFonts w:ascii="Arial" w:hAnsi="Arial" w:cs="Arial"/>
          <w:b w:val="0"/>
          <w:noProof/>
          <w:color w:val="auto"/>
          <w:vertAlign w:val="superscript"/>
        </w:rPr>
        <w:t>54</w:t>
      </w:r>
      <w:r w:rsidR="0066102C">
        <w:rPr>
          <w:rFonts w:ascii="Arial" w:hAnsi="Arial" w:cs="Arial"/>
          <w:b w:val="0"/>
          <w:color w:val="auto"/>
        </w:rPr>
        <w:fldChar w:fldCharType="end"/>
      </w:r>
      <w:r w:rsidR="00C220E5" w:rsidRPr="00C220E5">
        <w:rPr>
          <w:rFonts w:ascii="Arial" w:hAnsi="Arial" w:cs="Arial"/>
          <w:b w:val="0"/>
          <w:color w:val="auto"/>
        </w:rPr>
        <w:t xml:space="preserve">. If these clones are equally fit to proceed through the IBC cycle, </w:t>
      </w:r>
      <w:r w:rsidR="00C220E5">
        <w:rPr>
          <w:rFonts w:ascii="Arial" w:hAnsi="Arial" w:cs="Arial"/>
          <w:b w:val="0"/>
          <w:color w:val="auto"/>
        </w:rPr>
        <w:t>changes in population structure occur through stochastic mechanisms</w:t>
      </w:r>
      <w:r w:rsidR="00C220E5" w:rsidRPr="00C220E5">
        <w:rPr>
          <w:rFonts w:ascii="Arial" w:hAnsi="Arial" w:cs="Arial"/>
          <w:b w:val="0"/>
          <w:color w:val="auto"/>
        </w:rPr>
        <w:t>, affecting both the Solids and Pastels equally. QIR formation (f) during acute infection results in</w:t>
      </w:r>
      <w:r w:rsidR="00C220E5">
        <w:rPr>
          <w:rFonts w:ascii="Arial" w:hAnsi="Arial" w:cs="Arial"/>
          <w:b w:val="0"/>
          <w:color w:val="auto"/>
        </w:rPr>
        <w:t xml:space="preserve"> another round of</w:t>
      </w:r>
      <w:r w:rsidR="00C220E5" w:rsidRPr="00C220E5">
        <w:rPr>
          <w:rFonts w:ascii="Arial" w:hAnsi="Arial" w:cs="Arial"/>
          <w:b w:val="0"/>
          <w:color w:val="auto"/>
        </w:rPr>
        <w:t xml:space="preserve"> stochastic loss </w:t>
      </w:r>
      <w:r w:rsidR="00C220E5">
        <w:rPr>
          <w:rFonts w:ascii="Arial" w:hAnsi="Arial" w:cs="Arial"/>
          <w:b w:val="0"/>
          <w:color w:val="auto"/>
        </w:rPr>
        <w:t>in</w:t>
      </w:r>
      <w:r w:rsidR="00C220E5" w:rsidRPr="00C220E5">
        <w:rPr>
          <w:rFonts w:ascii="Arial" w:hAnsi="Arial" w:cs="Arial"/>
          <w:b w:val="0"/>
          <w:color w:val="auto"/>
        </w:rPr>
        <w:t xml:space="preserve"> diversity and in the latent QIRs that persist in the urothelium after acute infection resolves, the Solids and Pastels persist equally well</w:t>
      </w:r>
      <w:r w:rsidR="0066102C">
        <w:rPr>
          <w:rFonts w:ascii="Arial" w:hAnsi="Arial" w:cs="Arial"/>
          <w:b w:val="0"/>
          <w:color w:val="auto"/>
        </w:rPr>
        <w:fldChar w:fldCharType="begin" w:fldLock="1"/>
      </w:r>
      <w:r w:rsidR="00C220E5">
        <w:rPr>
          <w:rFonts w:ascii="Arial" w:hAnsi="Arial" w:cs="Arial"/>
          <w:b w:val="0"/>
          <w:color w:val="auto"/>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"id" : "ITEM-2", "itemData" : { "DOI" : "10.1371/journal.ppat.1001042", "abstract" : "Chronic infections are an increasing problem due to the aging population and the increase in antibiotic resistant organisms. Therefore, understanding the host-pathogen interactions that result in chronic infection is of great importance. Here, we investigate the molecular basis of chronic bacterial cystitis. We establish that introduction of uropathogenic E. coli (UPEC) into the bladders of C3H mice results in two distinct disease outcomes: resolution of acute infection or development of chronic cystitis lasting months. The incidence of chronic cystitis is both host strain and infectious dose-dependent. Further, development of chronic cystitis is preceded by biomarkers of local and systemic acute inflammation at 24 hours post-infection, including severe pyuria and bladder inflammation with mucosal injury, and a distinct serum cytokine signature consisting of elevated IL-5, IL-6, G-CSF, and the IL-8 analog KC. Mice deficient in TLR4 signaling or lymphocytes lack these innate responses and are resistant, to varying degrees, to developing chronic cystitis. Treatment of C3H mice with the glucocorticoid anti-inflammatory drug dexamethasone prior to UPEC infection also suppresses the development of chronic cystitis. Finally, individuals with a history of chronic cystitis, lasting at least 14 days, are significantly more susceptible to redeveloping severe, chronic cystitis upon bacterial challenge. Thus, we have discovered that the development of chronic cystitis in C3H mice by UPEC is facilitated by severe acute inflammatory responses early in infection, which subsequently are predisposing to recurrent cystitis, an insidious problem in women. Overall, these results have significant implications for our understanding of how early host-pathogen interactions at the mucosal surface determines the fate of disease.", "author" : [ { "family" : "Hannan", "given" : "Thomas J" }, { "family" : "Mysorekar", "given" : "Indira U" }, { "family" : "Hung", "given" : "Chia S" }, { "family" : "Isaacson-Schmid", "given" : "Megan L" }, { "family" : "Hultgren", "given" : "Scott J" } ], "container-title" : "PLoS pathogens", "id" : "ITEM-2", "issue" : "8", "issued" : { "date-parts" : [ [ "2010", "1" ] ] }, "page" : "e1001042", "title" : "Early severe inflammatory responses to uropathogenic E. coli predispose to chronic and recurrent urinary tract infection.", "type" : "article-journal", "volume" : "6" }, "uris" : [ "http://www.mendeley.com/documents/?uuid=18172b26-17b0-4168-adb4-b0363f3f1737" ] }, { "id" : "ITEM-3",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"ITEM-3",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"&lt;sup&gt;35,54,55&lt;/sup&gt;" }, "properties" : { "noteIndex" : 0 }, "schema" : "https://github.com/citation-style-language/schema/raw/master/csl-citation.json" }</w:instrText>
      </w:r>
      <w:r w:rsidR="0066102C">
        <w:rPr>
          <w:rFonts w:ascii="Arial" w:hAnsi="Arial" w:cs="Arial"/>
          <w:b w:val="0"/>
          <w:color w:val="auto"/>
        </w:rPr>
        <w:fldChar w:fldCharType="separate"/>
      </w:r>
      <w:r w:rsidR="00C220E5" w:rsidRPr="00C220E5">
        <w:rPr>
          <w:rFonts w:ascii="Arial" w:hAnsi="Arial" w:cs="Arial"/>
          <w:b w:val="0"/>
          <w:noProof/>
          <w:color w:val="auto"/>
          <w:vertAlign w:val="superscript"/>
        </w:rPr>
        <w:t>35,54,55</w:t>
      </w:r>
      <w:r w:rsidR="0066102C">
        <w:rPr>
          <w:rFonts w:ascii="Arial" w:hAnsi="Arial" w:cs="Arial"/>
          <w:b w:val="0"/>
          <w:color w:val="auto"/>
        </w:rPr>
        <w:fldChar w:fldCharType="end"/>
      </w:r>
      <w:r w:rsidR="00C220E5" w:rsidRPr="00C220E5">
        <w:rPr>
          <w:rFonts w:ascii="Arial" w:hAnsi="Arial" w:cs="Arial"/>
          <w:b w:val="0"/>
          <w:color w:val="auto"/>
        </w:rPr>
        <w:t>. In this example, the Pastels are more fit than the Solids in competing for limited resources and eventually take over the bladder.</w:t>
      </w:r>
      <w:r w:rsidR="00B11220">
        <w:rPr>
          <w:rFonts w:ascii="Arial" w:hAnsi="Arial" w:cs="Arial"/>
          <w:b w:val="0"/>
          <w:color w:val="auto"/>
        </w:rPr>
        <w:t xml:space="preserve">  Adapted from Hannan </w:t>
      </w:r>
      <w:r w:rsidR="00B11220" w:rsidRPr="00B11220">
        <w:rPr>
          <w:rFonts w:ascii="Arial" w:hAnsi="Arial" w:cs="Arial"/>
          <w:b w:val="0"/>
          <w:i/>
          <w:color w:val="auto"/>
        </w:rPr>
        <w:t>et al.</w:t>
      </w:r>
      <w:r w:rsidR="00B11220">
        <w:rPr>
          <w:rFonts w:ascii="Arial" w:hAnsi="Arial" w:cs="Arial"/>
          <w:b w:val="0"/>
          <w:color w:val="auto"/>
        </w:rPr>
        <w:t xml:space="preserve"> 2012.</w:t>
      </w:r>
    </w:p>
    <w:p w:rsidR="009F1295" w:rsidRDefault="009F1295" w:rsidP="0079490E">
      <w:pPr>
        <w:spacing w:after="0" w:line="480" w:lineRule="auto"/>
        <w:ind w:firstLine="720"/>
        <w:rPr>
          <w:rFonts w:ascii="Arial" w:hAnsi="Arial" w:cs="Arial"/>
        </w:rPr>
      </w:pPr>
    </w:p>
    <w:p w:rsidR="009F1295" w:rsidRDefault="009F1295" w:rsidP="0079490E">
      <w:pPr>
        <w:spacing w:after="0" w:line="480" w:lineRule="auto"/>
        <w:ind w:firstLine="720"/>
        <w:rPr>
          <w:rFonts w:ascii="Arial" w:hAnsi="Arial" w:cs="Arial"/>
        </w:rPr>
      </w:pPr>
    </w:p>
    <w:p w:rsidR="00BB3185" w:rsidRPr="000D1028" w:rsidRDefault="009F1295" w:rsidP="0079490E">
      <w:pPr>
        <w:spacing w:after="0" w:line="480" w:lineRule="auto"/>
        <w:ind w:firstLine="720"/>
        <w:rPr>
          <w:rFonts w:ascii="Arial" w:hAnsi="Arial" w:cs="Arial"/>
        </w:rPr>
      </w:pPr>
      <w:r w:rsidRPr="000D1028">
        <w:rPr>
          <w:rFonts w:ascii="Arial" w:hAnsi="Arial" w:cs="Arial"/>
        </w:rPr>
        <w:t>UPEC that invade the bladder are thought to originate in the gastrointestinal tract</w:t>
      </w:r>
      <w:r w:rsidR="0066102C">
        <w:rPr>
          <w:rFonts w:ascii="Arial" w:hAnsi="Arial" w:cs="Arial"/>
        </w:rPr>
        <w:fldChar w:fldCharType="begin" w:fldLock="1"/>
      </w:r>
      <w:r w:rsidR="00C220E5">
        <w:rPr>
          <w:rFonts w:ascii="Arial" w:hAnsi="Arial" w:cs="Arial"/>
        </w:rPr>
        <w:instrText>ADDIN CSL_CITATION { "citationItems" : [ { "id" : "ITEM-1", "itemData" : { "DOI" : "10.1017/S0950268806005917", "abstract" : "To clarify whether prevalence or special pathogenicity is more important in determining urinary tract infection (UTI) causation, we compared the biotype, phylogenetic group, and virulence genes of Escherichia coli urine strains from 11 women with acute lower UTI with those of the host&amp;apos;s dominant intestinal E. coli strain(s). Twenty-one unique E. coli clones were identified. For three women, the single faecal clone identified was also the host&amp;apos;s urine clone, whereas for eight women faecal samples yielded 1 or 2 distinct non-urine clones (total, n = 10), either with (n = 3) or without (n = 5) the concurrent urine clone. The eight urine clones from the latter eight women exhibited significantly greater inferred virulence, according to virulence gene content and phylogenetic background, than did the hosts&amp;apos; 10 corresponding &amp;apos;faecal only&amp;apos; clones. In contrast, the three urine clones that were detected as the host&amp;apos;s sole faecal clone exhibited significantly lower inferred virulence than the other eight urine clones, and were statistically indistinguishable from the 10 &amp;apos;faecal only&amp;apos; clones. In conclusion, special pathogenicity is an important determinant of UTI pathogenesis in women, although prevalence may occasionally allow less virulent strains to cause UTI.", "author" : [ { "family" : "Moreno", "given" : "E" }, { "family" : "Andreu", "given" : "A" }, { "family" : "P\u00e9rez", "given" : "T" }, { "family" : "Sabat\u00e9", "given" : "M" }, { "family" : "Johnson", "given" : "J R" }, { "family" : "Prats", "given" : "G" } ], "container-title" : "Epidemiology and infection", "id" : "ITEM-1", "issue" : "5", "issued" : { "date-parts" : [ [ "2006" ] ] }, "page" : "1015-1023", "title" : "Relationship between Escherichia coli strains causing urinary tract infection in women and the dominant faecal flora of the same hosts.", "type" : "article-journal", "volume" : "134" }, "uris" : [ "http://www.mendeley.com/documents/?uuid=7dab959c-23c1-4a37-b38c-196187cd52f1" ] }, { "id" : "ITEM-2", "itemData" : { "DOI" : "10.1128/JCM.00813-08", "abstract" : "Previous epidemiological assessments of the prevalence versus special-pathogenicity hypothesis for urinary tract infection (UTI) pathogenesis in women may have been confounded by underlying host population differences between women with UTI and healthy controls and have not considered the clonal complexity of the fecal Escherichia coli population of the host. In the present study, 42 women with acute uncomplicated cystitis served as their own controls for an analysis of the causative E. coli strain and the concurrent intestinal E. coli population. Clonality among the urine isolate and 30 fecal colonies per subject was assessed by repetitive-element PCR and macrorestriction analysis. Each unique clone underwent PCR-based phylotyping and virulence genotyping. Molecular analysis resolved 109 unique clones (4 urine-only, 38 urine-fecal, and 67 fecal-only clones). Urine clones exhibited a significantly higher prevalence of group B2 than fecal-only clones (69% versus 10%; P &amp;lt; 0.001) and higher aggregate virulence scores (mean, 6.2 versus 2.9; P &amp;lt; 0.001). In multilevel regression models for predicting urine clone status, significant positive predictors included group B2, 10 individual virulence traits, the aggregate virulence score, fecal dominance, relative fecal abundance, and (unique to the present study) a pauciclonal fecal sample. In summary, within the fecal E. coli populations of women with acute cystitis, pauciclonality, clonal dominance, virulence, and group B2 status are closely intertwined. Phylogenetic group B2 status and/or associated virulence factors may promote fecal abundance and pauciclonality, thereby contributing to upstream steps in UTI pathogenesis. This relationship suggests a possible reconciliation of the prevalence and special-pathogenicity hypotheses.", "author" : [ { "family" : "Moreno", "given" : "Eva" }, { "family" : "Andreu", "given" : "Antonia" }, { "family" : "Pigrau", "given" : "Carles" }, { "family" : "Kuskowski", "given" : "Michael A" }, { "family" : "Johnson", "given" : "James R" }, { "family" : "Prats", "given" : "Guillem" } ], "container-title" : "Journal of Clinical Microbiology", "id" : "ITEM-2", "issue" : "8", "issued" : { "date-parts" : [ [ "2008" ] ] }, "page" : "2529-2534", "title" : "Relationship between Escherichia coli strains causing acute cystitis in women and the fecal E. coli population of the host.", "type" : "article-journal", "volume" : "46" }, "uris" : [ "http://www.mendeley.com/documents/?uuid=9dd1491d-3ff4-4e9b-b6b7-4a5abdd3e734" ] }, { "id" : "ITEM-3", "itemData" : { "abstract" : "PURPOSE:The fecal-perineal-urethral hypothesis to explain the cause of urinary tract infections (UTI) by enteric bacteria has been supported by longitudinal studies using methods of serotyping and detecting urovirulence factors such as P fimbriae. However, genetic techniques to more accurately characterize Escherichia coli strains have not been exploited.  MATERIALS AND METHODS:A total of 2,700 E. coli colonies isolated from the urine and rectal swabs of 9 female subjects with acute uncomplicated cystitis and from the rectal swabs of 30 healthy women were serotyped and examined for genes encoding various urovirulence factors by colony hybridization test. The clonality of the urine and fecal isolates of E. coli from the cystitis subjects was further evaluated by pulsed-field gel electrophoresis (PFGE).  RESULTS:E. coli strains causing cystitis dominated the rectal flora of 7 of 9 patients. In the remaining 2 patients, similar clones comprised at least 20% of the fecal flora. Carriage of E. coli strains with a variety of urovirulence factors was quite common among healthy women. PFGE demonstrated that most of the isolates sharing the same serotypic characteristics and virulence factors in the urine and rectal swab samples from each subject were identical.  CONCLUSIONS:Based upon precise genetic techniques, our results clearly support the fecal-perineal-urethral hypothesis, indicating that E. coli strains residing in the rectal flora serve as a reservoir for urinary tract infections, e.g., cystitis.", "author" : [ { "family" : "Yamamoto", "given" : "S" }, { "family" : "Tsukamoto", "given" : "T" }, { "family" : "Terai", "given" : "A" }, { "family" : "Kurazono", "given" : "H" }, { "family" : "Takeda", "given" : "Y" }, { "family" : "Yoshida", "given" : "O" } ], "container-title" : "The Journal of urology", "id" : "ITEM-3", "issue" : "3", "issued" : { "date-parts" : [ [ "1997" ] ] }, "page" : "1127-1129", "title" : "Genetic evidence supporting the fecal-perineal-urethral hypothesis in cystitis caused by Escherichia coli.", "type" : "article-journal", "volume" : "157" }, "uris" : [ "http://www.mendeley.com/documents/?uuid=ffb491a3-d595-4c8e-afca-b3644f54f612" ] } ], "mendeley" : { "previouslyFormattedCitation" : "&lt;sup&gt;56\u201358&lt;/sup&gt;"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56–58</w:t>
      </w:r>
      <w:r w:rsidR="0066102C">
        <w:rPr>
          <w:rFonts w:ascii="Arial" w:hAnsi="Arial" w:cs="Arial"/>
        </w:rPr>
        <w:fldChar w:fldCharType="end"/>
      </w:r>
      <w:r w:rsidRPr="000D1028">
        <w:rPr>
          <w:rFonts w:ascii="Arial" w:hAnsi="Arial" w:cs="Arial"/>
        </w:rPr>
        <w:t>, although direct evidence for this phenomenon has</w:t>
      </w:r>
      <w:r w:rsidR="004C342A">
        <w:rPr>
          <w:rFonts w:ascii="Arial" w:hAnsi="Arial" w:cs="Arial"/>
        </w:rPr>
        <w:t xml:space="preserve"> not been provided</w:t>
      </w:r>
      <w:r w:rsidR="0066102C">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10</w:t>
      </w:r>
      <w:r w:rsidR="0066102C">
        <w:rPr>
          <w:rFonts w:ascii="Arial" w:hAnsi="Arial" w:cs="Arial"/>
        </w:rPr>
        <w:fldChar w:fldCharType="end"/>
      </w:r>
      <w:r w:rsidRPr="000D1028">
        <w:rPr>
          <w:rFonts w:ascii="Arial" w:hAnsi="Arial" w:cs="Arial"/>
        </w:rPr>
        <w:t>.  Once UPEC are in the lumen of the bladder, Type 1 pili tipped with a FimH adhesin bind to mono-mannosylated ligands present on the bladder epithelium known as uroplakins</w:t>
      </w:r>
      <w:r w:rsidR="0066102C">
        <w:rPr>
          <w:rFonts w:ascii="Arial" w:hAnsi="Arial" w:cs="Arial"/>
        </w:rPr>
        <w:fldChar w:fldCharType="begin" w:fldLock="1"/>
      </w:r>
      <w:r w:rsidR="00C220E5">
        <w:rPr>
          <w:rFonts w:ascii="Arial" w:hAnsi="Arial" w:cs="Arial"/>
        </w:rPr>
        <w:instrText>ADDIN CSL_CITATION { "citationItems" : [ { "id" : "ITEM-1", "itemData" : { "abstract" : "The binding of uropathogenic Escherichia coli to the urothelial surface is a crucial initial event for establishing urinary tract infection because it allows the bacteria to gain a foothold on the urothelial surface, thus preventing them from being removed by micturition. In addition, it triggers bacterial invasion as well as host urothelial defense. This binding is mediated by the FimH adhesin located at the tip of the bacterial type 1-fimbrium, a filamentous attachment apparatus, and its urothelial receptor. We have prepared a biotinylated, recombinant FimH-FimC adhesin:chaperone complex and used it to identify its mouse urothelial receptor. The FimH-FimC complex binds specifically to a single 24 kDa major mouse urothelial plaque protein, which we identified as uroplakin Ia by mass spectrometry, cDNA cloning and immunoreactivity. The terminal mannosyl moieties on Asn-169 of uroplakin Ia are responsible for FimH as well as concanavalin A binding. Although FimH binds to uroplakin Ia with only moderate strength (K(d) approximately 100 nM between pH 4 and 9), the binding between multiple fimbriae of a bacterium and the crystalline array of polymerized uroplakin receptors should achieve high avidity and stable bacterial attachment. The FimH-FimC complex binds preferentially to the mouse urothelial umbrella cells in a pattern similar to uroplakin staining. Our results indicate that the structurally related uroplakins Ia and Ib are glycosylated differently, that uroplakin Ia serves as the urothelial receptor for the type 1-fimbriated E. coli, and that the binding of uropathogenic bacteria to uroplakin Ia may play a key role in mediating the urothelial responses to bacterial attachment.", "author" : [ { "family" : "Zhou", "given" : "G" }, { "family" : "Mo", "given" : "W J" }, { "family" : "Sebbel", "given" : "P" }, { "family" : "Min", "given" : "G" }, { "family" : "Neubert", "given" : "T A" }, { "family" : "Glockshuber", "given" : "R" }, { "family" : "Wu", "given" : "X R" }, { "family" : "Sun", "given" : "T T" }, { "family" : "Kong", "given" : "X P" } ], "container-title" : "Journal of Cell Science", "id" : "ITEM-1", "issue" : "Pt 22", "issued" : { "date-parts" : [ [ "2001" ] ] }, "page" : "4095-4103", "title" : "Uroplakin Ia is the urothelial receptor for uropathogenic Escherichia coli: evidence from in vitro FimH binding.", "type" : "article-journal", "volume" : "114" }, "uris" : [ "http://www.mendeley.com/documents/?uuid=2d7fbe51-95c8-401c-a60b-d020e22f54e9" ] } ], "mendeley" : { "previouslyFormattedCitation" : "&lt;sup&gt;59&lt;/sup&gt;"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59</w:t>
      </w:r>
      <w:r w:rsidR="0066102C">
        <w:rPr>
          <w:rFonts w:ascii="Arial" w:hAnsi="Arial" w:cs="Arial"/>
        </w:rPr>
        <w:fldChar w:fldCharType="end"/>
      </w:r>
      <w:r w:rsidRPr="000D1028">
        <w:rPr>
          <w:rFonts w:ascii="Arial" w:hAnsi="Arial" w:cs="Arial"/>
        </w:rPr>
        <w:t>.  Following adherence, UPEC subsequently invade the epithelial cell and establish</w:t>
      </w:r>
      <w:del w:id="19" w:author="Drew Schwartz" w:date="2012-10-24T03:07:00Z">
        <w:r w:rsidRPr="000D1028" w:rsidDel="00C8240B">
          <w:rPr>
            <w:rFonts w:ascii="Arial" w:hAnsi="Arial" w:cs="Arial"/>
          </w:rPr>
          <w:delText>es</w:delText>
        </w:r>
      </w:del>
      <w:r w:rsidRPr="000D1028">
        <w:rPr>
          <w:rFonts w:ascii="Arial" w:hAnsi="Arial" w:cs="Arial"/>
        </w:rPr>
        <w:t xml:space="preserve"> a clonal community called an intracellular bacterial community (IBC) in a </w:t>
      </w:r>
      <w:ins w:id="20" w:author="Drew Schwartz" w:date="2012-10-24T03:07:00Z">
        <w:r w:rsidR="00C8240B">
          <w:rPr>
            <w:rFonts w:ascii="Arial" w:hAnsi="Arial" w:cs="Arial"/>
          </w:rPr>
          <w:t>F</w:t>
        </w:r>
      </w:ins>
      <w:del w:id="21" w:author="Drew Schwartz" w:date="2012-10-24T03:07:00Z">
        <w:r w:rsidRPr="00C8240B" w:rsidDel="00C8240B">
          <w:rPr>
            <w:rFonts w:ascii="Arial" w:hAnsi="Arial" w:cs="Arial"/>
            <w:rPrChange w:id="22" w:author="Drew Schwartz" w:date="2012-10-24T03:07:00Z">
              <w:rPr>
                <w:rFonts w:ascii="Arial" w:hAnsi="Arial" w:cs="Arial"/>
                <w:i/>
              </w:rPr>
            </w:rPrChange>
          </w:rPr>
          <w:delText>f</w:delText>
        </w:r>
      </w:del>
      <w:r w:rsidRPr="00C8240B">
        <w:rPr>
          <w:rFonts w:ascii="Arial" w:hAnsi="Arial" w:cs="Arial"/>
          <w:rPrChange w:id="23" w:author="Drew Schwartz" w:date="2012-10-24T03:07:00Z">
            <w:rPr>
              <w:rFonts w:ascii="Arial" w:hAnsi="Arial" w:cs="Arial"/>
              <w:i/>
            </w:rPr>
          </w:rPrChange>
        </w:rPr>
        <w:t>imH</w:t>
      </w:r>
      <w:r w:rsidRPr="000D1028">
        <w:rPr>
          <w:rFonts w:ascii="Arial" w:hAnsi="Arial" w:cs="Arial"/>
        </w:rPr>
        <w:t xml:space="preserve"> dependent manner</w:t>
      </w:r>
      <w:r w:rsidR="0066102C">
        <w:rPr>
          <w:rFonts w:ascii="Arial" w:hAnsi="Arial" w:cs="Arial"/>
        </w:rPr>
        <w:fldChar w:fldCharType="begin" w:fldLock="1"/>
      </w:r>
      <w:r w:rsidR="00C220E5">
        <w:rPr>
          <w:rFonts w:ascii="Arial" w:hAnsi="Arial" w:cs="Arial"/>
        </w:rPr>
        <w:instrText>ADDIN CSL_CITATION { "citationItems" : [ { "id" : "ITEM-1", "itemData" : { "abstract" : "Virtually all uropathogenic strains of Escherichia coli encode filamentous surface adhesive organelles called type 1 pili. High-resolution electron microscopy of infected mouse bladders revealed that type 1 pilus tips interacted directly with the lumenal surface of the bladder, which is embedded with hexagonal arrays of integral membrane glycoproteins known as uroplakins. Attached pili were shortened and facilitated intimate contact of the bacteria with the uroplakin-coated host cells. Bacterial attachment resulted in exfoliation of host bladder epithelial cells as part of an innate host defense system. Exfoliation occurred through a rapid apoptosis-like mechanism involving caspase activation and host DNA fragmentation. Bacteria resisted clearance in the face of host defenses within the bladder by invading into the epithelium.", "author" : [ { "family" : "Mulvey", "given" : "M A" }, { "family" : "Lopez-Boado", "given" : "Y S" }, { "family" : "Wilson", "given" : "C L" }, { "family" : "Roth", "given" : "R" }, { "family" : "Parks", "given" : "W C" }, { "family" : "Heuser", "given" : "J" }, { "family" : "Hultgren", "given" : "S J" } ], "container-title" : "Science", "id" : "ITEM-1", "issue" : "5393", "issued" : { "date-parts" : [ [ "1998" ] ] }, "page" : "1494-1497", "title" : "Induction and evasion of host defenses by type 1-piliated uropathogenic Escherichia coli.", "type" : "article-journal", "volume" : "282" }, "uris" : [ "http://www.mendeley.com/documents/?uuid=572a6dc8-175a-4afe-838a-45ddf7b1c3a6" ] }, { "id" : "ITEM-2", "itemData" : { "DOI" : "10.1126/science.1084550", "abstract" : "Escherichia coli entry into the bladder is met with potent innate defenses, including neutrophil influx and epithelial exfoliation. Bacterial subversion of innate responses involves invasion into bladder superficial cells. We discovered that the intracellular bacteria matured into biofilms, creating pod-like bulges on the bladder surface. Pods contained bacteria encased in a polysaccharide-rich matrix surrounded by a protective shell of uroplakin. Within the biofilm, bacterial structures interacted extensively with the surrounding matrix, and biofilm associated factors had regional variation in expression. The discovery of intracellular biofilm-like pods explains how bladder infections can persist in the face of robust host defenses.", "author" : [ { "family" : "Anderson", "given" : "Gregory G" }, { "family" : "Palermo", "given" : "Joseph J" }, { "family" : "Schilling", "given" : "Joel D" }, { "family" : "Roth", "given" : "Robyn" }, { "family" : "Heuser", "given" : "John" }, { "family" : "Hultgren", "given" : "Scott J" } ], "container-title" : "Science (New York, N.Y.)", "id" : "ITEM-2", "issue" : "5629", "issued" : { "date-parts" : [ [ "2003", "7", "4" ] ] }, "page" : "105-7", "title" : "Intracellular bacterial biofilm-like pods in urinary tract infections.", "type" : "article-journal", "volume" : "301" }, "uris" : [ "http://www.mendeley.com/documents/?uuid=46918979-1839-4879-911b-247852b53ca5" ] } ], "mendeley" : { "previouslyFormattedCitation" : "&lt;sup&gt;60,61&lt;/sup&gt;"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60,61</w:t>
      </w:r>
      <w:r w:rsidR="0066102C">
        <w:rPr>
          <w:rFonts w:ascii="Arial" w:hAnsi="Arial" w:cs="Arial"/>
        </w:rPr>
        <w:fldChar w:fldCharType="end"/>
      </w:r>
      <w:r w:rsidRPr="000D1028">
        <w:rPr>
          <w:rFonts w:ascii="Arial" w:hAnsi="Arial" w:cs="Arial"/>
        </w:rPr>
        <w:t xml:space="preserve">.  After maturation of the IBC, the clonal UPEC </w:t>
      </w:r>
      <w:del w:id="24" w:author="Drew Schwartz" w:date="2012-10-24T03:08:00Z">
        <w:r w:rsidRPr="000D1028" w:rsidDel="00C8240B">
          <w:rPr>
            <w:rFonts w:ascii="Arial" w:hAnsi="Arial" w:cs="Arial"/>
          </w:rPr>
          <w:delText xml:space="preserve">bacteria </w:delText>
        </w:r>
      </w:del>
      <w:r w:rsidRPr="000D1028">
        <w:rPr>
          <w:rFonts w:ascii="Arial" w:hAnsi="Arial" w:cs="Arial"/>
        </w:rPr>
        <w:t>flux out of the urothelium, killing the host cell and invad</w:t>
      </w:r>
      <w:ins w:id="25" w:author="Drew Schwartz" w:date="2012-10-24T03:08:00Z">
        <w:r w:rsidR="00C8240B">
          <w:rPr>
            <w:rFonts w:ascii="Arial" w:hAnsi="Arial" w:cs="Arial"/>
          </w:rPr>
          <w:t>ing</w:t>
        </w:r>
      </w:ins>
      <w:del w:id="26" w:author="Drew Schwartz" w:date="2012-10-24T03:08:00Z">
        <w:r w:rsidRPr="000D1028" w:rsidDel="00C8240B">
          <w:rPr>
            <w:rFonts w:ascii="Arial" w:hAnsi="Arial" w:cs="Arial"/>
          </w:rPr>
          <w:delText>e</w:delText>
        </w:r>
      </w:del>
      <w:r w:rsidRPr="000D1028">
        <w:rPr>
          <w:rFonts w:ascii="Arial" w:hAnsi="Arial" w:cs="Arial"/>
        </w:rPr>
        <w:t xml:space="preserve"> new epithelial cells.  Continuation of this cycle results in chronic cystitis and occurs if bacterial titers are high enough in the initial acute phase of the UTI</w:t>
      </w:r>
      <w:r w:rsidR="0066102C">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54</w:t>
      </w:r>
      <w:r w:rsidR="0066102C">
        <w:rPr>
          <w:rFonts w:ascii="Arial" w:hAnsi="Arial" w:cs="Arial"/>
        </w:rPr>
        <w:fldChar w:fldCharType="end"/>
      </w:r>
      <w:r w:rsidRPr="000D1028">
        <w:rPr>
          <w:rFonts w:ascii="Arial" w:hAnsi="Arial" w:cs="Arial"/>
        </w:rPr>
        <w:t>.  Alternatively, quiescent intracellular reservoirs (QIRs) may develop if the UPEC gain entry into the underlying epithelium below the superficial facet cells lining the bladder</w:t>
      </w:r>
      <w:r w:rsidR="0066102C">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"mendeley" : { "previouslyFormattedCitation" : "&lt;sup&gt;35&lt;/sup&gt;"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35</w:t>
      </w:r>
      <w:r w:rsidR="0066102C">
        <w:rPr>
          <w:rFonts w:ascii="Arial" w:hAnsi="Arial" w:cs="Arial"/>
        </w:rPr>
        <w:fldChar w:fldCharType="end"/>
      </w:r>
      <w:r w:rsidRPr="000D1028">
        <w:rPr>
          <w:rFonts w:ascii="Arial" w:hAnsi="Arial" w:cs="Arial"/>
        </w:rPr>
        <w:t>.  In such cases, UPEC may exist in a dormant state and emerge at a later time to cause a recurrent UTI</w:t>
      </w:r>
      <w:r w:rsidR="0066102C">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"mendeley" : { "previouslyFormattedCitation" : "&lt;sup&gt;35&lt;/sup&gt;"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35</w:t>
      </w:r>
      <w:r w:rsidR="0066102C">
        <w:rPr>
          <w:rFonts w:ascii="Arial" w:hAnsi="Arial" w:cs="Arial"/>
        </w:rPr>
        <w:fldChar w:fldCharType="end"/>
      </w:r>
      <w:r w:rsidRPr="000D1028">
        <w:rPr>
          <w:rFonts w:ascii="Arial" w:hAnsi="Arial" w:cs="Arial"/>
        </w:rPr>
        <w:t>.  During infection progression, a combination of population bottlenecks during invasion and IBC formation, founder effects during recurrent UTIs, and migration patterns between the gut and bladder habitats have significant effects on the population structure of UPEC</w:t>
      </w:r>
      <w:r w:rsidR="0066102C">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"id" : "ITEM-2", "itemData" : { "DOI" : "10.1128/mBio.00303-11", "abstract" : "The urinary tract is one of the most frequent sites of bacterial infection in humans. Uropathogenic Escherichia coli (UPEC) strains are the leading cause of urinary tract infections (UTIs) and are responsible for greater than 80% of uncomplicated cases in adults. Infection of the urinary tract occurs in an ascending manner, with colonization of the bladder leading to possible kidney infection and bacteremia. The goal of this study was to examine the population dynamics of UPEC in vivo using a murine model of ascending UTI. To track individual UPEC lineages within a host, we constructed 10 isogenic clones of UPEC strain CFT073 by inserting unique signature tag sequences between the pstS and glmS genes at the attTn7 chromosomal site. Mice were transurethrally inoculated with a mixture containing equal numbers of unique clones. After 4 and 48 h, the tags present in the bladders, kidneys, and spleens of infected mice were enumerated using tag-specific primers and quantitative real-time PCR. The results indicated that kidney infection and bacteremia associated with UTI are most likely the result of multiple rounds of ascension and dissemination from motile UPEC subpopulations, with a distinct bottleneck existing between the kidney and bloodstream. The abundance of tagged lineages became more variable as infection progressed, especially after bacterial ascension to the upper urinary tract. Analysis of the population kinetics of UPEC during UTI revealed metapopulation dynamics, with lineages that constantly increased and decreased in abundance as they migrated from one organ to another. IMPORTANCE: Urinary tract infections are some of the most common infections affecting humans, and Escherichia coli is the primary cause in most uncomplicated cases. These infections occur in an ascending manner, with bacteria traveling from the bladder to the kidneys and potentially the bloodstream. Little is known about the spatiotemporal population dynamics of uropathogenic E. coli within a host. Here we describe a novel approach for tracking lineages of isogenic tagged E. coli strains within a murine host by the use of quantitative real-time PCR. Understanding the in vivo population dynamics and the factors that shape the bacterial population may prove to be of significant value in the development of novel vaccines and drug therapies.", "author" : [ { "family" : "Walters", "given" : "Matthew S" }, { "family" : "Lane", "given" : "M Chelsea" }, { "family" : "Vigil", "given" : "Patrick D" }, { "family" : "Smith", "given" : "Sara N" }, { "family" : "Walk", "given" : "Seth T" }, { "family" : "Mobley", "given" : "Harry L T" } ], "container-title" : "mBio", "id" : "ITEM-2", "issue" : "1", "issued" : { "date-parts" : [ [ "2012" ] ] }, "title" : "Kinetics of uropathogenic Escherichia coli metapopulation movement during urinary tract infection.", "type" : "article-journal", "volume" : "3" }, "uris" : [ "http://www.mendeley.com/documents/?uuid=7b1d6706-5b46-4060-8559-8533ac1a9155" ] } ], "mendeley" : { "previouslyFormattedCitation" : "&lt;sup&gt;54,62&lt;/sup&gt;"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54,62</w:t>
      </w:r>
      <w:r w:rsidR="0066102C">
        <w:rPr>
          <w:rFonts w:ascii="Arial" w:hAnsi="Arial" w:cs="Arial"/>
        </w:rPr>
        <w:fldChar w:fldCharType="end"/>
      </w:r>
      <w:r w:rsidRPr="000D1028">
        <w:rPr>
          <w:rFonts w:ascii="Arial" w:hAnsi="Arial" w:cs="Arial"/>
        </w:rPr>
        <w:t>.  The complex nature of the UPEC infection cycle has resisted description, and, currently, there exists only one dominant model describing the overall effects of UTI on the population structure of UPEC - the source-sink model.</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The Source-Sink Model of UPEC UTI</w:t>
      </w:r>
    </w:p>
    <w:p w:rsidR="00BB3185" w:rsidRPr="000D1028" w:rsidRDefault="009F1295" w:rsidP="00EA1BD3">
      <w:pPr>
        <w:spacing w:after="0" w:line="480" w:lineRule="auto"/>
        <w:rPr>
          <w:rFonts w:ascii="Arial" w:hAnsi="Arial" w:cs="Arial"/>
        </w:rPr>
      </w:pPr>
      <w:r w:rsidRPr="000D1028">
        <w:rPr>
          <w:rFonts w:ascii="Arial" w:hAnsi="Arial" w:cs="Arial"/>
        </w:rPr>
        <w:tab/>
        <w:t>The source-sink model of population dynamics is an explanation of observed population dynamics and migration patterns between niches in which certain "source" habitats support the population of connected "sink" habitats</w:t>
      </w:r>
      <w:r w:rsidR="0066102C">
        <w:rPr>
          <w:rFonts w:ascii="Arial" w:hAnsi="Arial" w:cs="Arial"/>
        </w:rPr>
        <w:fldChar w:fldCharType="begin" w:fldLock="1"/>
      </w:r>
      <w:r w:rsidR="00C220E5">
        <w:rPr>
          <w:rFonts w:ascii="Arial" w:hAnsi="Arial" w:cs="Arial"/>
        </w:rPr>
        <w:instrText>ADDIN CSL_CITATION { "citationItems" : [ { "id" : "ITEM-1", "itemData" : { "author" : [ { "family" : "Pulliam", "given" : "H R" } ], "container-title" : "American Naturalist", "id" : "ITEM-1", "issued" : { "date-parts" : [ [ "1988" ] ] }, "page" : "652-661", "publisher" : "JSTOR", "title" : "Sources, sinks, and population regulation", "type" : "article-journal" }, "uris" : [ "http://www.mendeley.com/documents/?uuid=861d244b-0b41-475e-8cd3-cf34e909665f" ] } ], "mendeley" : { "previouslyFormattedCitation" : "&lt;sup&gt;63&lt;/sup&gt;"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63</w:t>
      </w:r>
      <w:r w:rsidR="0066102C">
        <w:rPr>
          <w:rFonts w:ascii="Arial" w:hAnsi="Arial" w:cs="Arial"/>
        </w:rPr>
        <w:fldChar w:fldCharType="end"/>
      </w:r>
      <w:r w:rsidRPr="000D1028">
        <w:rPr>
          <w:rFonts w:ascii="Arial" w:hAnsi="Arial" w:cs="Arial"/>
        </w:rPr>
        <w:t xml:space="preserve">.  In this model, populations that exist in source habitats experience growth due to increased </w:t>
      </w:r>
      <w:ins w:id="27" w:author="Drew Schwartz" w:date="2012-10-24T03:11:00Z">
        <w:r w:rsidR="00C8240B">
          <w:rPr>
            <w:rFonts w:ascii="Arial" w:hAnsi="Arial" w:cs="Arial"/>
          </w:rPr>
          <w:t>replication</w:t>
        </w:r>
      </w:ins>
      <w:del w:id="28" w:author="Drew Schwartz" w:date="2012-10-24T03:11:00Z">
        <w:r w:rsidRPr="000D1028" w:rsidDel="00C8240B">
          <w:rPr>
            <w:rFonts w:ascii="Arial" w:hAnsi="Arial" w:cs="Arial"/>
          </w:rPr>
          <w:delText>birth</w:delText>
        </w:r>
      </w:del>
      <w:r w:rsidRPr="000D1028">
        <w:rPr>
          <w:rFonts w:ascii="Arial" w:hAnsi="Arial" w:cs="Arial"/>
        </w:rPr>
        <w:t xml:space="preserve"> rates relative to death rates.  This population growth results in an increased level of emigration to other habitats as compared to the habitat's rate of immigration.  Sink habitats, on the other hand, experience greater death rates than </w:t>
      </w:r>
      <w:del w:id="29" w:author="Drew Schwartz" w:date="2012-10-24T03:11:00Z">
        <w:r w:rsidRPr="000D1028" w:rsidDel="00C8240B">
          <w:rPr>
            <w:rFonts w:ascii="Arial" w:hAnsi="Arial" w:cs="Arial"/>
          </w:rPr>
          <w:delText xml:space="preserve">birth </w:delText>
        </w:r>
      </w:del>
      <w:ins w:id="30" w:author="Drew Schwartz" w:date="2012-10-24T03:11:00Z">
        <w:r w:rsidR="00C8240B">
          <w:rPr>
            <w:rFonts w:ascii="Arial" w:hAnsi="Arial" w:cs="Arial"/>
          </w:rPr>
          <w:t>replication</w:t>
        </w:r>
        <w:r w:rsidR="00C8240B" w:rsidRPr="000D1028">
          <w:rPr>
            <w:rFonts w:ascii="Arial" w:hAnsi="Arial" w:cs="Arial"/>
          </w:rPr>
          <w:t xml:space="preserve"> </w:t>
        </w:r>
      </w:ins>
      <w:r w:rsidRPr="000D1028">
        <w:rPr>
          <w:rFonts w:ascii="Arial" w:hAnsi="Arial" w:cs="Arial"/>
        </w:rPr>
        <w:t>rates, and must have their populations supplemented by rates of immigration that are higher than their rates of emigration.  Although this model was originally applied to macroscopic ecology, the model was adapted to explain the population dynamics of several pathogens, including UPEC</w:t>
      </w:r>
      <w:r w:rsidR="0066102C">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"ITEM-2", "issue" : "7", "issued" : { "date-parts" : [ [ "2004" ] ] }, "page" : "1373-1383", "title" : "Selection footprint in the FimH adhesin shows pathoadaptive niche differentiation in Escherichia coli.", "type" : "article-journal", "volume" : "21" }, "uris" : [ "http://www.mendeley.com/documents/?uuid=0523230d-1fb5-4e63-ae02-c7c8e4a89257" ] }, { "id" : "ITEM-3",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"ITEM-3", "issue" : "2", "issued" : { "date-parts" : [ [ "2006" ] ] }, "page" : "204-214", "title" : "Haplotype Diversity in \u201cSource-Sink\u201d Dynamics of Escherichia coli Urovirulence", "type" : "article-journal", "volume" : "64" }, "uris" : [ "http://www.mendeley.com/documents/?uuid=ae1f7de5-54ae-42b4-a936-a09190b74fd7" ] }, { "id" : "ITEM-4", "itemData" : { "DOI" : "10.1093/molbev/msp124", "abstract" : "Type IV pili contribute to virulence in Vibrio vulnificus, the bacterium responsible for the majority of fatal seafood-related infections. Here, we performed within- and between-species evolutionary analysis of the gene that encodes the major structural subunit of the pilus, pilA, by comparing it with pilD and gyrB, the genes encoding the type IV prepilin peptidase and beta subunit of DNA gyrase, respectively. Although the diversity in pilD and gyrB is similar to each other and likely to have accumulated after speciation of V. vulnificus, pilA is several times more diverse at both nonsynonymous and synonymous levels. Also, in contrast to pilD and gyrB, there are virtually unrestricted and highly localized horizontal movements of pilA alleles between the major phylogenetic groups of V. vulnificus. The frequent movement of pilA involves homologous recombination of the entire gene with no evidence for intragenic recombination between the alleles. We propose that pilA allelic diversity and horizontal movement is maintained in the population by both diversifying and frequency-dependent selection most likely to escape shellfish innate immunity defense or lytic phages. Other possibilities leading to such selection dynamics of V. vulnificus pilA could involve adaptation to diverse host populations or within-host compartments, or natural DNA uptake and transformation. We show that the history of nucleotide diversification in pilA predates V. vulnificus speciation and this diversification started at or before the time of the last common ancestor for V. vulnificus, Vibrio parahaemolyticus, and Vibrio cholerae. At the same time, it appears that within the various pilA groups of V. vulnificus, there is no positive selection for structural mutations and consequently no evidence for source-sink selection. In contrast, pilD has accumulated a number of apparently adaptive mutations in the regions encoding the membrane-spanning portions of the prepilin peptidase, possibly affecting fimbrial expression and/or function, and is being subjected to source-sink selection dynamics.", "author" : [ { "family" : "Chattopadhyay", "given" : "Sujay" }, { "family" : "Paranjpye", "given" : "Rohinee N" }, { "family" : "Dykhuizen", "given" : "Daniel E" }, { "family" : "Sokurenko", "given" : "Evgeni V" }, { "family" : "Strom", "given" : "Mark S" } ], "container-title" : "Molecular biology and evolution", "id" : "ITEM-4", "issue" : "10", "issued" : { "date-parts" : [ [ "2009" ] ] }, "page" : "2185-2196", "title" : "Comparative evolutionary analysis of the major structural subunit of Vibrio vulnificus type IV pili.", "type" : "article-journal", "volume" : "26" }, "uris" : [ "http://www.mendeley.com/documents/?uuid=5bff1ac1-2e12-4c3a-8620-0d66891cb290" ] } ], "mendeley" : { "previouslyFormattedCitation" : "&lt;sup&gt;22,64\u201366&lt;/sup&gt;"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22,64–66</w:t>
      </w:r>
      <w:r w:rsidR="0066102C">
        <w:rPr>
          <w:rFonts w:ascii="Arial" w:hAnsi="Arial" w:cs="Arial"/>
        </w:rPr>
        <w:fldChar w:fldCharType="end"/>
      </w:r>
      <w:r w:rsidRPr="000D1028">
        <w:rPr>
          <w:rFonts w:ascii="Arial" w:hAnsi="Arial" w:cs="Arial"/>
        </w:rPr>
        <w:t>.  In this model of bacterial pathogenicity, virulence factors that are adapted to increase fitness in one environment cannot be optimally adap</w:t>
      </w:r>
      <w:r>
        <w:rPr>
          <w:rFonts w:ascii="Arial" w:hAnsi="Arial" w:cs="Arial"/>
        </w:rPr>
        <w:t>ted for a different environment</w:t>
      </w:r>
      <w:r w:rsidR="0066102C">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"mendeley" : { "previouslyFormattedCitation" : "&lt;sup&gt;22,23&lt;/sup&gt;"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22,23</w:t>
      </w:r>
      <w:r w:rsidR="0066102C">
        <w:rPr>
          <w:rFonts w:ascii="Arial" w:hAnsi="Arial" w:cs="Arial"/>
        </w:rPr>
        <w:fldChar w:fldCharType="end"/>
      </w:r>
      <w:r w:rsidRPr="000D1028">
        <w:rPr>
          <w:rFonts w:ascii="Arial" w:hAnsi="Arial" w:cs="Arial"/>
        </w:rPr>
        <w:t xml:space="preserve">.  When bacteria invade a new niche, the population that persists develops pathoadaptive mutations that increase fitness in the novel environment, which results in a concomitant loss of fitness in the old niche.  However, if the novel niche is particularly stringent, short-lived, or if the invasive population is small, then pathoadaption after invasion is unlikely, and the population soon goes extinct (Figure 3).  As such, in these cases, pathoadaptation is expected to occur </w:t>
      </w:r>
      <w:r w:rsidR="00BD21DC">
        <w:rPr>
          <w:rFonts w:ascii="Arial" w:hAnsi="Arial" w:cs="Arial"/>
        </w:rPr>
        <w:t>b</w:t>
      </w:r>
      <w:r w:rsidRPr="000D1028">
        <w:rPr>
          <w:rFonts w:ascii="Arial" w:hAnsi="Arial" w:cs="Arial"/>
        </w:rPr>
        <w:t>efore invasion of a novel niche, the sink habitat, and expected to exist at low frequency in the old niche, the source habitat, as a result of the loss of fitness that occurs due to pathoadaptation to the novel sink habitat.  If transmission between niches is possible, then a population pathoadapted to the sink habitat may migrate back to the source niche, however, these events are predicted to be rare</w:t>
      </w:r>
      <w:r w:rsidR="0066102C">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"mendeley" : { "previouslyFormattedCitation" : "&lt;sup&gt;23&lt;/sup&gt;"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23</w:t>
      </w:r>
      <w:r w:rsidR="0066102C">
        <w:rPr>
          <w:rFonts w:ascii="Arial" w:hAnsi="Arial" w:cs="Arial"/>
        </w:rPr>
        <w:fldChar w:fldCharType="end"/>
      </w:r>
      <w:r w:rsidRPr="000D1028">
        <w:rPr>
          <w:rFonts w:ascii="Arial" w:hAnsi="Arial" w:cs="Arial"/>
        </w:rPr>
        <w:t>.</w:t>
      </w:r>
      <w:r w:rsidRPr="009F1295">
        <w:rPr>
          <w:noProof/>
        </w:rPr>
        <w:t xml:space="preserve"> </w:t>
      </w:r>
    </w:p>
    <w:p w:rsidR="00BB3185" w:rsidRPr="000D1028" w:rsidRDefault="009F1295" w:rsidP="00B11220">
      <w:pPr>
        <w:spacing w:after="0" w:line="480" w:lineRule="auto"/>
        <w:ind w:firstLine="720"/>
        <w:rPr>
          <w:rFonts w:ascii="Arial" w:hAnsi="Arial" w:cs="Arial"/>
        </w:rPr>
      </w:pPr>
      <w:r w:rsidRPr="000D1028">
        <w:rPr>
          <w:rFonts w:ascii="Arial" w:hAnsi="Arial" w:cs="Arial"/>
        </w:rPr>
        <w:t xml:space="preserve">The source-sink model has been proposed as an explanation of the population dynamics of UPEC UTI in humans.  In this model, the gut habitat is considered the source habitat while the bladder has been determined to be a sink habitat, most </w:t>
      </w:r>
      <w:commentRangeStart w:id="31"/>
      <w:r w:rsidRPr="000D1028">
        <w:rPr>
          <w:rFonts w:ascii="Arial" w:hAnsi="Arial" w:cs="Arial"/>
        </w:rPr>
        <w:t>likely due to the differences between nutrient availability, presence of host defenses, and competition for niche space</w:t>
      </w:r>
      <w:r w:rsidR="0066102C">
        <w:rPr>
          <w:rFonts w:ascii="Arial" w:hAnsi="Arial" w:cs="Arial"/>
        </w:rPr>
        <w:fldChar w:fldCharType="begin" w:fldLock="1"/>
      </w:r>
      <w:r w:rsidR="00C220E5">
        <w:rPr>
          <w:rFonts w:ascii="Arial" w:hAnsi="Arial" w:cs="Arial"/>
        </w:rPr>
        <w:instrText>ADDIN CSL_CITATION { "citationItems" : [ { "id" : "ITEM-1", "itemData" : { "DOI" : "10.1016/j.mib.2011.12.004", "abstract" : "... bacterial population . E. coli acquires nutrients from the intestinal mucus, including N-acetylglucosamine, sialic acid, glucosamine, gluconate, arabinose, fucose and simple sugars released upon breakdown of complex polysaccharides by anaerobic gut residents. When UPEC  ...  ", "author" : [ { "family" : "Alteri", "given" : "Christopher J" }, { "family" : "Mobley", "given" : "Harry L T" } ], "container-title" : "Current Opinion in Microbiology", "id" : "ITEM-1", "issue" : "1", "issued" : { "date-parts" : [ [ "2012" ] ] }, "note" : "Read Right Away!\n\n      ", "page" : "3-9", "title" : "Escherichia coli physiology and metabolism dictates adaptation to diverse host microenvironments", "type" : "article-journal", "volume" : "15" }, "uris" : [ "http://www.mendeley.com/documents/?uuid=f21adff0-4147-41e3-bb33-8cc4104789fd" ] } ], "mendeley" : { "previouslyFormattedCitation" : "&lt;sup&gt;67&lt;/sup&gt;"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67</w:t>
      </w:r>
      <w:r w:rsidR="0066102C">
        <w:rPr>
          <w:rFonts w:ascii="Arial" w:hAnsi="Arial" w:cs="Arial"/>
        </w:rPr>
        <w:fldChar w:fldCharType="end"/>
      </w:r>
      <w:commentRangeEnd w:id="31"/>
      <w:r w:rsidR="00C8240B">
        <w:rPr>
          <w:rStyle w:val="CommentReference"/>
          <w:vanish/>
        </w:rPr>
        <w:commentReference w:id="31"/>
      </w:r>
      <w:r w:rsidRPr="000D1028">
        <w:rPr>
          <w:rFonts w:ascii="Arial" w:hAnsi="Arial" w:cs="Arial"/>
        </w:rPr>
        <w:t xml:space="preserve">.   Pathoadaptation is likely to occur before </w:t>
      </w:r>
      <w:r w:rsidRPr="000D1028">
        <w:rPr>
          <w:rFonts w:ascii="Arial" w:hAnsi="Arial" w:cs="Arial"/>
          <w:i/>
        </w:rPr>
        <w:t>E. coli</w:t>
      </w:r>
      <w:r w:rsidRPr="000D1028">
        <w:rPr>
          <w:rFonts w:ascii="Arial" w:hAnsi="Arial" w:cs="Arial"/>
        </w:rPr>
        <w:t xml:space="preserve"> strains invade the bladder, given the small numbers of invading bacteria and inhospitable nature of the bladder habitat</w:t>
      </w:r>
      <w:r w:rsidR="0066102C">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"mendeley" : { "previouslyFormattedCitation" : "&lt;sup&gt;23&lt;/sup&gt;"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23</w:t>
      </w:r>
      <w:r w:rsidR="0066102C">
        <w:rPr>
          <w:rFonts w:ascii="Arial" w:hAnsi="Arial" w:cs="Arial"/>
        </w:rPr>
        <w:fldChar w:fldCharType="end"/>
      </w:r>
      <w:r w:rsidRPr="000D1028">
        <w:rPr>
          <w:rFonts w:ascii="Arial" w:hAnsi="Arial" w:cs="Arial"/>
        </w:rPr>
        <w:t xml:space="preserve">.  After migration to the bladder, UPEC persistence is short-lived due to natural clearance of the bacteria by the innate </w:t>
      </w:r>
      <w:del w:id="32" w:author="Drew Schwartz" w:date="2012-10-24T03:13:00Z">
        <w:r w:rsidRPr="000D1028" w:rsidDel="00C8240B">
          <w:rPr>
            <w:rFonts w:ascii="Arial" w:hAnsi="Arial" w:cs="Arial"/>
          </w:rPr>
          <w:delText xml:space="preserve">and adaptive </w:delText>
        </w:r>
      </w:del>
      <w:r w:rsidRPr="000D1028">
        <w:rPr>
          <w:rFonts w:ascii="Arial" w:hAnsi="Arial" w:cs="Arial"/>
        </w:rPr>
        <w:t>immune system or therapeutic intervention</w:t>
      </w:r>
      <w:r w:rsidR="0066102C">
        <w:rPr>
          <w:rFonts w:ascii="Arial" w:hAnsi="Arial" w:cs="Arial"/>
        </w:rPr>
        <w:fldChar w:fldCharType="begin" w:fldLock="1"/>
      </w:r>
      <w:r w:rsidR="00C220E5">
        <w:rPr>
          <w:rFonts w:ascii="Arial" w:hAnsi="Arial" w:cs="Arial"/>
        </w:rPr>
        <w:instrText>ADDIN CSL_CITATION { "citationItems" : [ { "id" : "ITEM-1",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"ITEM-1", "issue" : "12", "issued" : { "date-parts" : [ [ "2010" ] ] }, "page" : "653-660", "title" : "The epidemiology of urinary tract infection", "type" : "article-journal", "volume" : "7" }, "uris" : [ "http://www.mendeley.com/documents/?uuid=1d67a8c2-6a48-45be-9dd2-bda8daea46eb" ] } ], "mendeley" : { "previouslyFormattedCitation" : "&lt;sup&gt;4&lt;/sup&gt;"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4</w:t>
      </w:r>
      <w:r w:rsidR="0066102C">
        <w:rPr>
          <w:rFonts w:ascii="Arial" w:hAnsi="Arial" w:cs="Arial"/>
        </w:rPr>
        <w:fldChar w:fldCharType="end"/>
      </w:r>
      <w:r w:rsidRPr="000D1028">
        <w:rPr>
          <w:rFonts w:ascii="Arial" w:hAnsi="Arial" w:cs="Arial"/>
        </w:rPr>
        <w:t xml:space="preserve">, resulting in a much higher death rate than growth rate, thus satisfying the definition of the source-sink model.  In this model, recurrent UTIs are caused by recurrent colonization of the bladder with different strains of UPEC that have resulted from separate </w:t>
      </w:r>
      <w:r w:rsidRPr="000D1028">
        <w:rPr>
          <w:rFonts w:ascii="Arial" w:hAnsi="Arial" w:cs="Arial"/>
          <w:i/>
        </w:rPr>
        <w:t xml:space="preserve">de novo </w:t>
      </w:r>
      <w:r w:rsidRPr="000D1028">
        <w:rPr>
          <w:rFonts w:ascii="Arial" w:hAnsi="Arial" w:cs="Arial"/>
        </w:rPr>
        <w:t>pathoadaptation processes</w:t>
      </w:r>
      <w:r w:rsidR="0066102C">
        <w:rPr>
          <w:rFonts w:ascii="Arial" w:hAnsi="Arial" w:cs="Arial"/>
        </w:rPr>
        <w:fldChar w:fldCharType="begin" w:fldLock="1"/>
      </w:r>
      <w:r w:rsidR="00C220E5">
        <w:rPr>
          <w:rFonts w:ascii="Arial" w:hAnsi="Arial" w:cs="Arial"/>
        </w:rPr>
        <w:instrText>ADDIN CSL_CITATION { "citationItems" : [ { "id" : "ITEM-1",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"ITEM-1",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"&lt;sup&gt;28&lt;/sup&gt;"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28</w:t>
      </w:r>
      <w:r w:rsidR="0066102C">
        <w:rPr>
          <w:rFonts w:ascii="Arial" w:hAnsi="Arial" w:cs="Arial"/>
        </w:rPr>
        <w:fldChar w:fldCharType="end"/>
      </w:r>
      <w:r w:rsidRPr="000D1028">
        <w:rPr>
          <w:rFonts w:ascii="Arial" w:hAnsi="Arial" w:cs="Arial"/>
        </w:rPr>
        <w:t>.</w:t>
      </w:r>
      <w:r w:rsidR="00B11220" w:rsidRPr="00B11220">
        <w:rPr>
          <w:noProof/>
        </w:rPr>
        <w:t xml:space="preserve"> </w:t>
      </w:r>
      <w:r w:rsidR="00B11220">
        <w:rPr>
          <w:noProof/>
        </w:rPr>
        <w:drawing>
          <wp:inline distT="0" distB="0" distL="0" distR="0">
            <wp:extent cx="6067425" cy="55098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6067425" cy="5509895"/>
                    </a:xfrm>
                    <a:prstGeom prst="rect">
                      <a:avLst/>
                    </a:prstGeom>
                  </pic:spPr>
                </pic:pic>
              </a:graphicData>
            </a:graphic>
          </wp:inline>
        </w:drawing>
      </w:r>
      <w:r w:rsidR="0066102C" w:rsidRPr="0066102C">
        <w:rPr>
          <w:noProof/>
        </w:rPr>
      </w:r>
      <w:r w:rsidR="0066102C">
        <w:rPr>
          <w:noProof/>
        </w:rPr>
        <w:pict>
          <v:shape id="Text Box 5" o:spid="_x0000_s1027" type="#_x0000_t202" style="width:471.75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" stroked="f">
            <v:textbox inset="0,0,0,0">
              <w:txbxContent>
                <w:p w:rsidR="00C1729D" w:rsidRPr="009F1295" w:rsidRDefault="00C1729D" w:rsidP="00B11220">
                  <w:pPr>
                    <w:pStyle w:val="Caption"/>
                    <w:ind w:right="75"/>
                    <w:rPr>
                      <w:rFonts w:ascii="Arial" w:hAnsi="Arial" w:cs="Arial"/>
                      <w:b w:val="0"/>
                      <w:color w:val="auto"/>
                    </w:rPr>
                  </w:pPr>
                  <w:r w:rsidRPr="009F1295">
                    <w:rPr>
                      <w:rFonts w:ascii="Arial" w:hAnsi="Arial" w:cs="Arial"/>
                      <w:color w:val="auto"/>
                    </w:rPr>
                    <w:t xml:space="preserve">Figure </w:t>
                  </w:r>
                  <w:r w:rsidRPr="009F1295">
                    <w:rPr>
                      <w:rFonts w:ascii="Arial" w:hAnsi="Arial" w:cs="Arial"/>
                      <w:color w:val="auto"/>
                    </w:rPr>
                    <w:fldChar w:fldCharType="begin"/>
                  </w:r>
                  <w:r w:rsidRPr="009F1295">
                    <w:rPr>
                      <w:rFonts w:ascii="Arial" w:hAnsi="Arial" w:cs="Arial"/>
                      <w:color w:val="auto"/>
                    </w:rPr>
                    <w:instrText xml:space="preserve"> SEQ Figure \* ARABIC </w:instrText>
                  </w:r>
                  <w:r w:rsidRPr="009F1295">
                    <w:rPr>
                      <w:rFonts w:ascii="Arial" w:hAnsi="Arial" w:cs="Arial"/>
                      <w:color w:val="auto"/>
                    </w:rPr>
                    <w:fldChar w:fldCharType="separate"/>
                  </w:r>
                  <w:r>
                    <w:rPr>
                      <w:rFonts w:ascii="Arial" w:hAnsi="Arial" w:cs="Arial"/>
                      <w:noProof/>
                      <w:color w:val="auto"/>
                    </w:rPr>
                    <w:t>3</w:t>
                  </w:r>
                  <w:r w:rsidRPr="009F1295">
                    <w:rPr>
                      <w:rFonts w:ascii="Arial" w:hAnsi="Arial" w:cs="Arial"/>
                      <w:color w:val="auto"/>
                    </w:rPr>
                    <w:fldChar w:fldCharType="end"/>
                  </w:r>
                  <w:r>
                    <w:rPr>
                      <w:rFonts w:ascii="Arial" w:hAnsi="Arial" w:cs="Arial"/>
                      <w:color w:val="auto"/>
                    </w:rPr>
                    <w:t xml:space="preserve">. </w:t>
                  </w:r>
                  <w:r>
                    <w:rPr>
                      <w:rFonts w:ascii="Arial" w:hAnsi="Arial" w:cs="Arial"/>
                      <w:b w:val="0"/>
                      <w:color w:val="auto"/>
                    </w:rPr>
                    <w:t xml:space="preserve">a | A scenario </w:t>
                  </w:r>
                  <w:r w:rsidRPr="009F1295">
                    <w:rPr>
                      <w:rFonts w:ascii="Arial" w:hAnsi="Arial" w:cs="Arial"/>
                      <w:b w:val="0"/>
                      <w:color w:val="auto"/>
                    </w:rPr>
                    <w:t>where there is no adaptive evolution during the course of infection; all new infections are caused by</w:t>
                  </w:r>
                  <w:r>
                    <w:rPr>
                      <w:rFonts w:ascii="Arial" w:hAnsi="Arial" w:cs="Arial"/>
                      <w:b w:val="0"/>
                      <w:color w:val="auto"/>
                    </w:rPr>
                    <w:t xml:space="preserve"> </w:t>
                  </w:r>
                  <w:r w:rsidRPr="009F1295">
                    <w:rPr>
                      <w:rFonts w:ascii="Arial" w:hAnsi="Arial" w:cs="Arial"/>
                      <w:b w:val="0"/>
                      <w:color w:val="auto"/>
                    </w:rPr>
                    <w:t>repeated invasion of the reservoir-adapted organisms and therefore there is no genetic signature.</w:t>
                  </w:r>
                  <w:r>
                    <w:rPr>
                      <w:rFonts w:ascii="Arial" w:hAnsi="Arial" w:cs="Arial"/>
                      <w:b w:val="0"/>
                      <w:color w:val="auto"/>
                    </w:rPr>
                    <w:t xml:space="preserve"> </w:t>
                  </w:r>
                  <w:r w:rsidRPr="009F1295">
                    <w:rPr>
                      <w:rFonts w:ascii="Arial" w:hAnsi="Arial" w:cs="Arial"/>
                      <w:b w:val="0"/>
                      <w:color w:val="auto"/>
                    </w:rPr>
                    <w:t>b | A scenario in which adaptive evolution occurs during the course of infection, but pathoadaptive</w:t>
                  </w:r>
                  <w:r>
                    <w:rPr>
                      <w:rFonts w:ascii="Arial" w:hAnsi="Arial" w:cs="Arial"/>
                      <w:b w:val="0"/>
                      <w:color w:val="auto"/>
                    </w:rPr>
                    <w:t xml:space="preserve"> </w:t>
                  </w:r>
                  <w:r w:rsidRPr="009F1295">
                    <w:rPr>
                      <w:rFonts w:ascii="Arial" w:hAnsi="Arial" w:cs="Arial"/>
                      <w:b w:val="0"/>
                      <w:color w:val="auto"/>
                    </w:rPr>
                    <w:t>mutants do not migrate back to the reservoir, or are eliminated very fast on migration, before reaching</w:t>
                  </w:r>
                  <w:r>
                    <w:rPr>
                      <w:rFonts w:ascii="Arial" w:hAnsi="Arial" w:cs="Arial"/>
                      <w:b w:val="0"/>
                      <w:color w:val="auto"/>
                    </w:rPr>
                    <w:t xml:space="preserve"> </w:t>
                  </w:r>
                  <w:r w:rsidRPr="009F1295">
                    <w:rPr>
                      <w:rFonts w:ascii="Arial" w:hAnsi="Arial" w:cs="Arial"/>
                      <w:b w:val="0"/>
                      <w:color w:val="auto"/>
                    </w:rPr>
                    <w:t>detectable numbers; virtually all new infections are caused by repeated invasion of the reservoir</w:t>
                  </w:r>
                  <w:r>
                    <w:rPr>
                      <w:rFonts w:ascii="Arial" w:hAnsi="Arial" w:cs="Arial"/>
                      <w:b w:val="0"/>
                      <w:color w:val="auto"/>
                    </w:rPr>
                    <w:t xml:space="preserve"> </w:t>
                  </w:r>
                  <w:r w:rsidRPr="009F1295">
                    <w:rPr>
                      <w:rFonts w:ascii="Arial" w:hAnsi="Arial" w:cs="Arial"/>
                      <w:b w:val="0"/>
                      <w:color w:val="auto"/>
                    </w:rPr>
                    <w:t>adapted</w:t>
                  </w:r>
                  <w:r>
                    <w:rPr>
                      <w:rFonts w:ascii="Arial" w:hAnsi="Arial" w:cs="Arial"/>
                      <w:b w:val="0"/>
                      <w:color w:val="auto"/>
                    </w:rPr>
                    <w:t xml:space="preserve"> </w:t>
                  </w:r>
                  <w:r w:rsidRPr="009F1295">
                    <w:rPr>
                      <w:rFonts w:ascii="Arial" w:hAnsi="Arial" w:cs="Arial"/>
                      <w:b w:val="0"/>
                      <w:color w:val="auto"/>
                    </w:rPr>
                    <w:t>organisms. The genetic signature associated with this scenario is that the evolutionarily</w:t>
                  </w:r>
                  <w:r>
                    <w:rPr>
                      <w:rFonts w:ascii="Arial" w:hAnsi="Arial" w:cs="Arial"/>
                      <w:b w:val="0"/>
                      <w:color w:val="auto"/>
                    </w:rPr>
                    <w:t xml:space="preserve"> </w:t>
                  </w:r>
                  <w:r w:rsidRPr="009F1295">
                    <w:rPr>
                      <w:rFonts w:ascii="Arial" w:hAnsi="Arial" w:cs="Arial"/>
                      <w:b w:val="0"/>
                      <w:color w:val="auto"/>
                    </w:rPr>
                    <w:t>short-lived pathoadaptive mutations are found exclusively in the infect</w:t>
                  </w:r>
                  <w:r>
                    <w:rPr>
                      <w:rFonts w:ascii="Arial" w:hAnsi="Arial" w:cs="Arial"/>
                      <w:b w:val="0"/>
                      <w:color w:val="auto"/>
                    </w:rPr>
                    <w:t xml:space="preserve">ing organisms. c | A scenario in </w:t>
                  </w:r>
                  <w:r w:rsidRPr="009F1295">
                    <w:rPr>
                      <w:rFonts w:ascii="Arial" w:hAnsi="Arial" w:cs="Arial"/>
                      <w:b w:val="0"/>
                      <w:color w:val="auto"/>
                    </w:rPr>
                    <w:t>which pathoadaptive mutants migrate back to the reservoir and circulate there in detectable numbers,</w:t>
                  </w:r>
                  <w:r>
                    <w:rPr>
                      <w:rFonts w:ascii="Arial" w:hAnsi="Arial" w:cs="Arial"/>
                      <w:b w:val="0"/>
                      <w:color w:val="auto"/>
                    </w:rPr>
                    <w:t xml:space="preserve"> </w:t>
                  </w:r>
                  <w:r w:rsidRPr="009F1295">
                    <w:rPr>
                      <w:rFonts w:ascii="Arial" w:hAnsi="Arial" w:cs="Arial"/>
                      <w:b w:val="0"/>
                      <w:color w:val="auto"/>
                    </w:rPr>
                    <w:t>but are eventually eliminated from the reservoir and replenished with new migrants; new infections</w:t>
                  </w:r>
                  <w:r>
                    <w:rPr>
                      <w:rFonts w:ascii="Arial" w:hAnsi="Arial" w:cs="Arial"/>
                      <w:b w:val="0"/>
                      <w:color w:val="auto"/>
                    </w:rPr>
                    <w:t xml:space="preserve"> </w:t>
                  </w:r>
                  <w:r w:rsidRPr="009F1295">
                    <w:rPr>
                      <w:rFonts w:ascii="Arial" w:hAnsi="Arial" w:cs="Arial"/>
                      <w:b w:val="0"/>
                      <w:color w:val="auto"/>
                    </w:rPr>
                    <w:t>can be caused by re-invasion of the pathoadaptive organisms from the reservoir, but their frequency</w:t>
                  </w:r>
                  <w:r>
                    <w:rPr>
                      <w:rFonts w:ascii="Arial" w:hAnsi="Arial" w:cs="Arial"/>
                      <w:b w:val="0"/>
                      <w:color w:val="auto"/>
                    </w:rPr>
                    <w:t xml:space="preserve"> </w:t>
                  </w:r>
                  <w:r w:rsidRPr="009F1295">
                    <w:rPr>
                      <w:rFonts w:ascii="Arial" w:hAnsi="Arial" w:cs="Arial"/>
                      <w:b w:val="0"/>
                      <w:color w:val="auto"/>
                    </w:rPr>
                    <w:t>and migration back to the reservoir is not significant enough to continuously sustain a particular</w:t>
                  </w:r>
                  <w:r>
                    <w:rPr>
                      <w:rFonts w:ascii="Arial" w:hAnsi="Arial" w:cs="Arial"/>
                      <w:b w:val="0"/>
                      <w:color w:val="auto"/>
                    </w:rPr>
                    <w:t xml:space="preserve"> </w:t>
                  </w:r>
                  <w:r w:rsidRPr="009F1295">
                    <w:rPr>
                      <w:rFonts w:ascii="Arial" w:hAnsi="Arial" w:cs="Arial"/>
                      <w:b w:val="0"/>
                      <w:color w:val="auto"/>
                    </w:rPr>
                    <w:t>pathoadaptive population there. The genetic signature that is associated with this scenario is that the</w:t>
                  </w:r>
                  <w:r>
                    <w:rPr>
                      <w:rFonts w:ascii="Arial" w:hAnsi="Arial" w:cs="Arial"/>
                      <w:b w:val="0"/>
                      <w:color w:val="auto"/>
                    </w:rPr>
                    <w:t xml:space="preserve"> </w:t>
                  </w:r>
                  <w:r w:rsidRPr="009F1295">
                    <w:rPr>
                      <w:rFonts w:ascii="Arial" w:hAnsi="Arial" w:cs="Arial"/>
                      <w:b w:val="0"/>
                      <w:color w:val="auto"/>
                    </w:rPr>
                    <w:t>evolutionarily short-lived pathoadaptive mutations are found commonly but not exclusively</w:t>
                  </w:r>
                  <w:r>
                    <w:rPr>
                      <w:rFonts w:ascii="Arial" w:hAnsi="Arial" w:cs="Arial"/>
                      <w:b w:val="0"/>
                      <w:color w:val="auto"/>
                    </w:rPr>
                    <w:t xml:space="preserve"> </w:t>
                  </w:r>
                  <w:r w:rsidRPr="009F1295">
                    <w:rPr>
                      <w:rFonts w:ascii="Arial" w:hAnsi="Arial" w:cs="Arial"/>
                      <w:b w:val="0"/>
                      <w:color w:val="auto"/>
                    </w:rPr>
                    <w:t>in the infecting organisms. d | Shows the same scenario as (c) but the pathoadaptive organisms re-invade</w:t>
                  </w:r>
                  <w:r>
                    <w:rPr>
                      <w:rFonts w:ascii="Arial" w:hAnsi="Arial" w:cs="Arial"/>
                      <w:b w:val="0"/>
                      <w:color w:val="auto"/>
                    </w:rPr>
                    <w:t xml:space="preserve"> </w:t>
                  </w:r>
                  <w:r w:rsidRPr="009F1295">
                    <w:rPr>
                      <w:rFonts w:ascii="Arial" w:hAnsi="Arial" w:cs="Arial"/>
                      <w:b w:val="0"/>
                      <w:color w:val="auto"/>
                    </w:rPr>
                    <w:t>the virulence niche and migrate back to the reservoir frequently enough to continuously sustain the</w:t>
                  </w:r>
                  <w:r>
                    <w:rPr>
                      <w:rFonts w:ascii="Arial" w:hAnsi="Arial" w:cs="Arial"/>
                      <w:b w:val="0"/>
                      <w:color w:val="auto"/>
                    </w:rPr>
                    <w:t xml:space="preserve"> </w:t>
                  </w:r>
                  <w:r w:rsidRPr="009F1295">
                    <w:rPr>
                      <w:rFonts w:ascii="Arial" w:hAnsi="Arial" w:cs="Arial"/>
                      <w:b w:val="0"/>
                      <w:color w:val="auto"/>
                    </w:rPr>
                    <w:t>pathoadaptive population in the reservoir habitat. The genetic signature associated with this scenario</w:t>
                  </w:r>
                  <w:r>
                    <w:rPr>
                      <w:rFonts w:ascii="Arial" w:hAnsi="Arial" w:cs="Arial"/>
                      <w:b w:val="0"/>
                      <w:color w:val="auto"/>
                    </w:rPr>
                    <w:t xml:space="preserve"> </w:t>
                  </w:r>
                  <w:r w:rsidRPr="009F1295">
                    <w:rPr>
                      <w:rFonts w:ascii="Arial" w:hAnsi="Arial" w:cs="Arial"/>
                      <w:b w:val="0"/>
                      <w:color w:val="auto"/>
                    </w:rPr>
                    <w:t>is that the pathoadaptive mutations are recently emerged but show signs of evolutionary stability and</w:t>
                  </w:r>
                  <w:r>
                    <w:rPr>
                      <w:rFonts w:ascii="Arial" w:hAnsi="Arial" w:cs="Arial"/>
                      <w:b w:val="0"/>
                      <w:color w:val="auto"/>
                    </w:rPr>
                    <w:t xml:space="preserve"> </w:t>
                  </w:r>
                  <w:r w:rsidRPr="009F1295">
                    <w:rPr>
                      <w:rFonts w:ascii="Arial" w:hAnsi="Arial" w:cs="Arial"/>
                      <w:b w:val="0"/>
                      <w:color w:val="auto"/>
                    </w:rPr>
                    <w:t>are found in both infecting and reservoir organisms, with a predominance in infecting organisms.</w:t>
                  </w:r>
                  <w:r>
                    <w:rPr>
                      <w:rFonts w:ascii="Arial" w:hAnsi="Arial" w:cs="Arial"/>
                      <w:b w:val="0"/>
                      <w:color w:val="auto"/>
                    </w:rPr>
                    <w:t xml:space="preserve"> </w:t>
                  </w:r>
                  <w:r w:rsidRPr="009F1295">
                    <w:rPr>
                      <w:rFonts w:ascii="Arial" w:hAnsi="Arial" w:cs="Arial"/>
                      <w:b w:val="0"/>
                      <w:color w:val="auto"/>
                    </w:rPr>
                    <w:t>Green box, reservoir</w:t>
                  </w:r>
                  <w:r>
                    <w:rPr>
                      <w:rFonts w:ascii="Arial" w:hAnsi="Arial" w:cs="Arial"/>
                      <w:b w:val="0"/>
                      <w:color w:val="auto"/>
                    </w:rPr>
                    <w:t>,</w:t>
                  </w:r>
                  <w:r w:rsidRPr="009F1295">
                    <w:rPr>
                      <w:rFonts w:ascii="Arial" w:hAnsi="Arial" w:cs="Arial"/>
                      <w:b w:val="0"/>
                      <w:color w:val="auto"/>
                    </w:rPr>
                    <w:t xml:space="preserve"> source habitat; blue box, virulence sink habitat; green dots, reservoir-adapted</w:t>
                  </w:r>
                  <w:r>
                    <w:rPr>
                      <w:rFonts w:ascii="Arial" w:hAnsi="Arial" w:cs="Arial"/>
                      <w:b w:val="0"/>
                      <w:color w:val="auto"/>
                    </w:rPr>
                    <w:t xml:space="preserve"> </w:t>
                  </w:r>
                  <w:r w:rsidRPr="009F1295">
                    <w:rPr>
                      <w:rFonts w:ascii="Arial" w:hAnsi="Arial" w:cs="Arial"/>
                      <w:b w:val="0"/>
                      <w:color w:val="auto"/>
                    </w:rPr>
                    <w:t>bacteria; red dots, patho-(sink-)adapted mutants; red arrows, inter-habitat migration.</w:t>
                  </w:r>
                  <w:r>
                    <w:rPr>
                      <w:rFonts w:ascii="Arial" w:hAnsi="Arial" w:cs="Arial"/>
                      <w:b w:val="0"/>
                      <w:color w:val="auto"/>
                    </w:rPr>
                    <w:t xml:space="preserve">  Adapted from Sokurenko </w:t>
                  </w:r>
                  <w:r w:rsidRPr="00BD21DC">
                    <w:rPr>
                      <w:rFonts w:ascii="Arial" w:hAnsi="Arial" w:cs="Arial"/>
                      <w:b w:val="0"/>
                      <w:i/>
                      <w:color w:val="auto"/>
                    </w:rPr>
                    <w:t>et al.</w:t>
                  </w:r>
                  <w:r>
                    <w:rPr>
                      <w:rFonts w:ascii="Arial" w:hAnsi="Arial" w:cs="Arial"/>
                      <w:b w:val="0"/>
                      <w:color w:val="auto"/>
                    </w:rPr>
                    <w:t xml:space="preserve"> 2006</w:t>
                  </w:r>
                </w:p>
              </w:txbxContent>
            </v:textbox>
            <w10:wrap type="none"/>
            <w10:anchorlock/>
          </v:shape>
        </w:pict>
      </w:r>
    </w:p>
    <w:p w:rsidR="00BB3185" w:rsidRPr="000D1028" w:rsidRDefault="009F1295" w:rsidP="00EA1BD3">
      <w:pPr>
        <w:spacing w:after="0" w:line="480" w:lineRule="auto"/>
        <w:rPr>
          <w:rFonts w:ascii="Arial" w:hAnsi="Arial" w:cs="Arial"/>
        </w:rPr>
      </w:pPr>
      <w:r w:rsidRPr="000D1028">
        <w:rPr>
          <w:rFonts w:ascii="Arial" w:hAnsi="Arial" w:cs="Arial"/>
        </w:rPr>
        <w:tab/>
        <w:t xml:space="preserve">Support for the source-sink model of UPEC UTI relies mainly on evidence of pathoadaptation in the </w:t>
      </w:r>
      <w:r w:rsidRPr="000D1028">
        <w:rPr>
          <w:rFonts w:ascii="Arial" w:hAnsi="Arial" w:cs="Arial"/>
          <w:i/>
        </w:rPr>
        <w:t>fimH</w:t>
      </w:r>
      <w:r w:rsidRPr="000D1028">
        <w:rPr>
          <w:rFonts w:ascii="Arial" w:hAnsi="Arial" w:cs="Arial"/>
        </w:rPr>
        <w:t xml:space="preserve"> gene and its role in niche differentiation and extra-intestinal colonization.  The </w:t>
      </w:r>
      <w:r w:rsidRPr="000D1028">
        <w:rPr>
          <w:rFonts w:ascii="Arial" w:hAnsi="Arial" w:cs="Arial"/>
          <w:i/>
        </w:rPr>
        <w:t>fimH</w:t>
      </w:r>
      <w:r w:rsidRPr="000D1028">
        <w:rPr>
          <w:rFonts w:ascii="Arial" w:hAnsi="Arial" w:cs="Arial"/>
        </w:rPr>
        <w:t xml:space="preserve"> gene has been shown to be critical for tropism to the bladder</w:t>
      </w:r>
      <w:r w:rsidR="0066102C">
        <w:rPr>
          <w:rFonts w:ascii="Arial" w:hAnsi="Arial" w:cs="Arial"/>
        </w:rPr>
        <w:fldChar w:fldCharType="begin" w:fldLock="1"/>
      </w:r>
      <w:r w:rsidR="00C220E5">
        <w:rPr>
          <w:rFonts w:ascii="Arial" w:hAnsi="Arial" w:cs="Arial"/>
        </w:rPr>
        <w:instrText>ADDIN CSL_CITATION { "citationItems" : [ { "id" : "ITEM-1", "itemData" : { "abstract" : "The first step in the colonization of the human urinary tract by pathogenic Escherichia coli is the mannose-sensitive binding of FimH, the adhesin present at the tip of type 1 pili, to the bladder epithelium. We elucidated crystallographically the interactions of FimH with D-mannose. The unique site binding pocket occupied by D-mannose was probed using site-directed mutagenesis. All but one of the mutants examined had greatly diminished mannose-binding activity and had also lost the ability to bind human bladder cells. The binding activity of the mono-saccharide D-mannose was delineated from this of mannotriose (Man(alpha 1-3)[Man(alpha 1-6)]Man) by generating mutants that abolished D-mannose binding but retained mannotriose binding activity. Our structure/function analysis demonstrated that the binding of the monosaccharide alpha-D-mannose is the primary bladder cell receptor for uropathogenic E. coli and that this event requires a highly conserved FimH binding pocket. The residues in the FimH mannose-binding pocket were sequenced and found to be invariant in over 200 uropathogenic strains of E. coli. Only enterohaemorrhagic E. coli (EHEC) possess a sequence variation within the mannose-binding pocket of FimH, suggesting a naturally occurring mechanism of attenuation in EHEC bacteria that would prevent them from being targeted to the urinary tract.", "author" : [ { "family" : "Hung", "given" : "Chia-Suei" }, { "family" : "Bouckaert", "given" : "Julie" }, { "family" : "Hung", "given" : "Danielle" }, { "family" : "Pinkner", "given" : "Jerome" }, { "family" : "Widberg", "given" : "Charlotte" }, { "family" : "DeFusco", "given" : "Anthony" }, { "family" : "Auguste", "given" : "C Gale" }, { "family" : "Strouse", "given" : "Robert" }, { "family" : "Langermann", "given" : "Solomon" }, { "family" : "Waksman", "given" : "Gabriel" }, { "family" : "Hultgren", "given" : "Scott J" } ], "container-title" : "Molecular Microbiology", "id" : "ITEM-1", "issue" : "4", "issued" : { "date-parts" : [ [ "2002" ] ] }, "page" : "903-915", "title" : "Structural basis of tropism of Escherichia coli to the bladder during urinary tract infection.", "type" : "article-journal", "volume" : "44" }, "uris" : [ "http://www.mendeley.com/documents/?uuid=fdb42a03-06e5-4ae7-b82b-5d311de78681" ] } ], "mendeley" : { "previouslyFormattedCitation" : "&lt;sup&gt;68&lt;/sup&gt;"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68</w:t>
      </w:r>
      <w:r w:rsidR="0066102C">
        <w:rPr>
          <w:rFonts w:ascii="Arial" w:hAnsi="Arial" w:cs="Arial"/>
        </w:rPr>
        <w:fldChar w:fldCharType="end"/>
      </w:r>
      <w:r w:rsidRPr="000D1028">
        <w:rPr>
          <w:rFonts w:ascii="Arial" w:hAnsi="Arial" w:cs="Arial"/>
        </w:rPr>
        <w:t xml:space="preserve"> and invasion of uroepithelial cells by binding to mono-mannosylated urop</w:t>
      </w:r>
      <w:r w:rsidR="000671DA">
        <w:rPr>
          <w:rFonts w:ascii="Arial" w:hAnsi="Arial" w:cs="Arial"/>
        </w:rPr>
        <w:t>lakin receptor UP</w:t>
      </w:r>
      <w:del w:id="33" w:author="Drew Schwartz" w:date="2012-10-24T03:15:00Z">
        <w:r w:rsidR="000671DA" w:rsidDel="00C8240B">
          <w:rPr>
            <w:rFonts w:ascii="Arial" w:hAnsi="Arial" w:cs="Arial"/>
          </w:rPr>
          <w:delText>A</w:delText>
        </w:r>
      </w:del>
      <w:r w:rsidR="000671DA">
        <w:rPr>
          <w:rFonts w:ascii="Arial" w:hAnsi="Arial" w:cs="Arial"/>
        </w:rPr>
        <w:t>1A</w:t>
      </w:r>
      <w:r w:rsidR="0066102C">
        <w:rPr>
          <w:rFonts w:ascii="Arial" w:hAnsi="Arial" w:cs="Arial"/>
        </w:rPr>
        <w:fldChar w:fldCharType="begin" w:fldLock="1"/>
      </w:r>
      <w:r w:rsidR="00C220E5">
        <w:rPr>
          <w:rFonts w:ascii="Arial" w:hAnsi="Arial" w:cs="Arial"/>
        </w:rPr>
        <w:instrText>ADDIN CSL_CITATION { "citationItems" : [ { "id" : "ITEM-1", "itemData" : { "abstract" : "The binding of uropathogenic Escherichia coli to the urothelial surface is a crucial initial event for establishing urinary tract infection because it allows the bacteria to gain a foothold on the urothelial surface, thus preventing them from being removed by micturition. In addition, it triggers bacterial invasion as well as host urothelial defense. This binding is mediated by the FimH adhesin located at the tip of the bacterial type 1-fimbrium, a filamentous attachment apparatus, and its urothelial receptor. We have prepared a biotinylated, recombinant FimH-FimC adhesin:chaperone complex and used it to identify its mouse urothelial receptor. The FimH-FimC complex binds specifically to a single 24 kDa major mouse urothelial plaque protein, which we identified as uroplakin Ia by mass spectrometry, cDNA cloning and immunoreactivity. The terminal mannosyl moieties on Asn-169 of uroplakin Ia are responsible for FimH as well as concanavalin A binding. Although FimH binds to uroplakin Ia with only moderate strength (K(d) approximately 100 nM between pH 4 and 9), the binding between multiple fimbriae of a bacterium and the crystalline array of polymerized uroplakin receptors should achieve high avidity and stable bacterial attachment. The FimH-FimC complex binds preferentially to the mouse urothelial umbrella cells in a pattern similar to uroplakin staining. Our results indicate that the structurally related uroplakins Ia and Ib are glycosylated differently, that uroplakin Ia serves as the urothelial receptor for the type 1-fimbriated E. coli, and that the binding of uropathogenic bacteria to uroplakin Ia may play a key role in mediating the urothelial responses to bacterial attachment.", "author" : [ { "family" : "Zhou", "given" : "G" }, { "family" : "Mo", "given" : "W J" }, { "family" : "Sebbel", "given" : "P" }, { "family" : "Min", "given" : "G" }, { "family" : "Neubert", "given" : "T A" }, { "family" : "Glockshuber", "given" : "R" }, { "family" : "Wu", "given" : "X R" }, { "family" : "Sun", "given" : "T T" }, { "family" : "Kong", "given" : "X P" } ], "container-title" : "Journal of Cell Science", "id" : "ITEM-1", "issue" : "Pt 22", "issued" : { "date-parts" : [ [ "2001" ] ] }, "page" : "4095-4103", "title" : "Uroplakin Ia is the urothelial receptor for uropathogenic Escherichia coli: evidence from in vitro FimH binding.", "type" : "article-journal", "volume" : "114" }, "uris" : [ "http://www.mendeley.com/documents/?uuid=2d7fbe51-95c8-401c-a60b-d020e22f54e9" ] } ], "mendeley" : { "previouslyFormattedCitation" : "&lt;sup&gt;59&lt;/sup&gt;"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59</w:t>
      </w:r>
      <w:r w:rsidR="0066102C">
        <w:rPr>
          <w:rFonts w:ascii="Arial" w:hAnsi="Arial" w:cs="Arial"/>
        </w:rPr>
        <w:fldChar w:fldCharType="end"/>
      </w:r>
      <w:r w:rsidRPr="000D1028">
        <w:rPr>
          <w:rFonts w:ascii="Arial" w:hAnsi="Arial" w:cs="Arial"/>
        </w:rPr>
        <w:t xml:space="preserve">, but the </w:t>
      </w:r>
      <w:commentRangeStart w:id="34"/>
      <w:ins w:id="35" w:author="Drew Schwartz" w:date="2012-10-24T03:16:00Z">
        <w:r w:rsidR="00C8240B">
          <w:rPr>
            <w:rFonts w:ascii="Arial" w:hAnsi="Arial" w:cs="Arial"/>
          </w:rPr>
          <w:t>F</w:t>
        </w:r>
      </w:ins>
      <w:del w:id="36" w:author="Drew Schwartz" w:date="2012-10-24T03:16:00Z">
        <w:r w:rsidRPr="00C8240B" w:rsidDel="00C8240B">
          <w:rPr>
            <w:rFonts w:ascii="Arial" w:hAnsi="Arial" w:cs="Arial"/>
            <w:rPrChange w:id="37" w:author="Drew Schwartz" w:date="2012-10-24T03:16:00Z">
              <w:rPr>
                <w:rFonts w:ascii="Arial" w:hAnsi="Arial" w:cs="Arial"/>
                <w:i/>
              </w:rPr>
            </w:rPrChange>
          </w:rPr>
          <w:delText>f</w:delText>
        </w:r>
      </w:del>
      <w:r w:rsidRPr="00C8240B">
        <w:rPr>
          <w:rFonts w:ascii="Arial" w:hAnsi="Arial" w:cs="Arial"/>
          <w:rPrChange w:id="38" w:author="Drew Schwartz" w:date="2012-10-24T03:16:00Z">
            <w:rPr>
              <w:rFonts w:ascii="Arial" w:hAnsi="Arial" w:cs="Arial"/>
              <w:i/>
            </w:rPr>
          </w:rPrChange>
        </w:rPr>
        <w:t>imH</w:t>
      </w:r>
      <w:r w:rsidRPr="000D1028">
        <w:rPr>
          <w:rFonts w:ascii="Arial" w:hAnsi="Arial" w:cs="Arial"/>
          <w:i/>
        </w:rPr>
        <w:t xml:space="preserve"> </w:t>
      </w:r>
      <w:r w:rsidRPr="000D1028">
        <w:rPr>
          <w:rFonts w:ascii="Arial" w:hAnsi="Arial" w:cs="Arial"/>
        </w:rPr>
        <w:t xml:space="preserve">adhesin </w:t>
      </w:r>
      <w:commentRangeEnd w:id="34"/>
      <w:r w:rsidR="00C8240B">
        <w:rPr>
          <w:rStyle w:val="CommentReference"/>
          <w:vanish/>
        </w:rPr>
        <w:commentReference w:id="34"/>
      </w:r>
      <w:r w:rsidRPr="000D1028">
        <w:rPr>
          <w:rFonts w:ascii="Arial" w:hAnsi="Arial" w:cs="Arial"/>
        </w:rPr>
        <w:t>has also been suggested as an important factor in colonization of the gastrointestinal tract by binding to D-mannose moieties on mucosal glycoproteins found on many types of cells</w:t>
      </w:r>
      <w:r w:rsidR="0066102C">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"mendeley" : { "previouslyFormattedCitation" : "&lt;sup&gt;69&lt;/sup&gt;"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69</w:t>
      </w:r>
      <w:r w:rsidR="0066102C">
        <w:rPr>
          <w:rFonts w:ascii="Arial" w:hAnsi="Arial" w:cs="Arial"/>
        </w:rPr>
        <w:fldChar w:fldCharType="end"/>
      </w:r>
      <w:r w:rsidRPr="000D1028">
        <w:rPr>
          <w:rFonts w:ascii="Arial" w:hAnsi="Arial" w:cs="Arial"/>
        </w:rPr>
        <w:t xml:space="preserve">.  Subsequent </w:t>
      </w:r>
      <w:r w:rsidRPr="000D1028">
        <w:rPr>
          <w:rFonts w:ascii="Arial" w:hAnsi="Arial" w:cs="Arial"/>
          <w:i/>
        </w:rPr>
        <w:t xml:space="preserve">in vitro </w:t>
      </w:r>
      <w:r w:rsidRPr="000D1028">
        <w:rPr>
          <w:rFonts w:ascii="Arial" w:hAnsi="Arial" w:cs="Arial"/>
        </w:rPr>
        <w:t xml:space="preserve">functional investigations found that the polymorphisms in </w:t>
      </w:r>
      <w:r w:rsidRPr="000D1028">
        <w:rPr>
          <w:rFonts w:ascii="Arial" w:hAnsi="Arial" w:cs="Arial"/>
          <w:i/>
        </w:rPr>
        <w:t xml:space="preserve">fimH </w:t>
      </w:r>
      <w:r w:rsidRPr="000D1028">
        <w:rPr>
          <w:rFonts w:ascii="Arial" w:hAnsi="Arial" w:cs="Arial"/>
        </w:rPr>
        <w:t>resulted in altered binding affinities for different ligands expressed in differential tissues</w:t>
      </w:r>
      <w:r w:rsidR="0066102C">
        <w:rPr>
          <w:rFonts w:ascii="Arial" w:hAnsi="Arial" w:cs="Arial"/>
        </w:rPr>
        <w:fldChar w:fldCharType="begin" w:fldLock="1"/>
      </w:r>
      <w:r w:rsidR="00C220E5">
        <w:rPr>
          <w:rFonts w:ascii="Arial" w:hAnsi="Arial" w:cs="Arial"/>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"id" : "ITEM-2",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"ITEM-2", "issued" : { "date-parts" : [ [ "1998" ] ] }, "title" : "Pathogenic adaptation of Escherichia coli by natural variation of the FimH adhesin", "type" : "article-journal" }, "uris" : [ "http://www.mendeley.com/documents/?uuid=048d24bf-868f-4003-8c54-391d935d3291" ] } ], "mendeley" : { "previouslyFormattedCitation" : "&lt;sup&gt;22,70&lt;/sup&gt;"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22,70</w:t>
      </w:r>
      <w:r w:rsidR="0066102C">
        <w:rPr>
          <w:rFonts w:ascii="Arial" w:hAnsi="Arial" w:cs="Arial"/>
        </w:rPr>
        <w:fldChar w:fldCharType="end"/>
      </w:r>
      <w:r w:rsidRPr="000D1028">
        <w:rPr>
          <w:rFonts w:ascii="Arial" w:hAnsi="Arial" w:cs="Arial"/>
        </w:rPr>
        <w:t xml:space="preserve">.  These changed binding affinities come at a cost, however.  Although </w:t>
      </w:r>
      <w:r w:rsidRPr="000D1028">
        <w:rPr>
          <w:rFonts w:ascii="Arial" w:hAnsi="Arial" w:cs="Arial"/>
          <w:i/>
        </w:rPr>
        <w:t>E. coli</w:t>
      </w:r>
      <w:r w:rsidRPr="000D1028">
        <w:rPr>
          <w:rFonts w:ascii="Arial" w:hAnsi="Arial" w:cs="Arial"/>
        </w:rPr>
        <w:t xml:space="preserve"> carrying </w:t>
      </w:r>
      <w:ins w:id="39" w:author="Drew Schwartz" w:date="2012-10-24T03:17:00Z">
        <w:r w:rsidR="00C8240B">
          <w:rPr>
            <w:rFonts w:ascii="Arial" w:hAnsi="Arial" w:cs="Arial"/>
          </w:rPr>
          <w:t xml:space="preserve">some of </w:t>
        </w:r>
      </w:ins>
      <w:r w:rsidRPr="000D1028">
        <w:rPr>
          <w:rFonts w:ascii="Arial" w:hAnsi="Arial" w:cs="Arial"/>
        </w:rPr>
        <w:t xml:space="preserve">these mutations in </w:t>
      </w:r>
      <w:r w:rsidRPr="000D1028">
        <w:rPr>
          <w:rFonts w:ascii="Arial" w:hAnsi="Arial" w:cs="Arial"/>
          <w:i/>
        </w:rPr>
        <w:t>fimH</w:t>
      </w:r>
      <w:r w:rsidRPr="000D1028">
        <w:rPr>
          <w:rFonts w:ascii="Arial" w:hAnsi="Arial" w:cs="Arial"/>
        </w:rPr>
        <w:t xml:space="preserve"> have increased binding affinities to ligands expressed in one location (either the GI tract or the bladder), the mutations have been found to decrease the binding affinity for ligands expressed in the other body habitat</w:t>
      </w:r>
      <w:r w:rsidR="0066102C">
        <w:rPr>
          <w:rFonts w:ascii="Arial" w:hAnsi="Arial" w:cs="Arial"/>
        </w:rPr>
        <w:fldChar w:fldCharType="begin" w:fldLock="1"/>
      </w:r>
      <w:r w:rsidR="00C220E5">
        <w:rPr>
          <w:rFonts w:ascii="Arial" w:hAnsi="Arial" w:cs="Arial"/>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"mendeley" : { "previouslyFormattedCitation" : "&lt;sup&gt;70&lt;/sup&gt;"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70</w:t>
      </w:r>
      <w:r w:rsidR="0066102C">
        <w:rPr>
          <w:rFonts w:ascii="Arial" w:hAnsi="Arial" w:cs="Arial"/>
        </w:rPr>
        <w:fldChar w:fldCharType="end"/>
      </w:r>
      <w:r w:rsidRPr="000D1028">
        <w:rPr>
          <w:rFonts w:ascii="Arial" w:hAnsi="Arial" w:cs="Arial"/>
        </w:rPr>
        <w:t xml:space="preserve">.  For example, several point mutations in the </w:t>
      </w:r>
      <w:r w:rsidRPr="000D1028">
        <w:rPr>
          <w:rFonts w:ascii="Arial" w:hAnsi="Arial" w:cs="Arial"/>
          <w:i/>
        </w:rPr>
        <w:t xml:space="preserve">fimH </w:t>
      </w:r>
      <w:r w:rsidRPr="000D1028">
        <w:rPr>
          <w:rFonts w:ascii="Arial" w:hAnsi="Arial" w:cs="Arial"/>
        </w:rPr>
        <w:t xml:space="preserve">gene increase the binding affinity of type </w:t>
      </w:r>
      <w:ins w:id="40" w:author="Drew Schwartz" w:date="2012-10-24T03:17:00Z">
        <w:r w:rsidR="00C8240B">
          <w:rPr>
            <w:rFonts w:ascii="Arial" w:hAnsi="Arial" w:cs="Arial"/>
          </w:rPr>
          <w:t>1</w:t>
        </w:r>
      </w:ins>
      <w:del w:id="41" w:author="Drew Schwartz" w:date="2012-10-24T03:17:00Z">
        <w:r w:rsidRPr="000D1028" w:rsidDel="00C8240B">
          <w:rPr>
            <w:rFonts w:ascii="Arial" w:hAnsi="Arial" w:cs="Arial"/>
          </w:rPr>
          <w:delText>I</w:delText>
        </w:r>
      </w:del>
      <w:r w:rsidRPr="000D1028">
        <w:rPr>
          <w:rFonts w:ascii="Arial" w:hAnsi="Arial" w:cs="Arial"/>
        </w:rPr>
        <w:t xml:space="preserve"> pili to the mono-mannosylated uroplakin proteins in the bladder, however, these mutations also increase the susceptibility of type </w:t>
      </w:r>
      <w:ins w:id="42" w:author="Drew Schwartz" w:date="2012-10-24T03:17:00Z">
        <w:r w:rsidR="00C8240B">
          <w:rPr>
            <w:rFonts w:ascii="Arial" w:hAnsi="Arial" w:cs="Arial"/>
          </w:rPr>
          <w:t>1</w:t>
        </w:r>
      </w:ins>
      <w:del w:id="43" w:author="Drew Schwartz" w:date="2012-10-24T03:17:00Z">
        <w:r w:rsidRPr="000D1028" w:rsidDel="00C8240B">
          <w:rPr>
            <w:rFonts w:ascii="Arial" w:hAnsi="Arial" w:cs="Arial"/>
          </w:rPr>
          <w:delText>I</w:delText>
        </w:r>
      </w:del>
      <w:r w:rsidRPr="000D1028">
        <w:rPr>
          <w:rFonts w:ascii="Arial" w:hAnsi="Arial" w:cs="Arial"/>
        </w:rPr>
        <w:t xml:space="preserve"> pili to inhibition by compounds found in the saliva of mammalian hosts, which may reduce the bacterium's capability to colonize the GI tract</w:t>
      </w:r>
      <w:r w:rsidR="0066102C">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"mendeley" : { "previouslyFormattedCitation" : "&lt;sup&gt;22&lt;/sup&gt;"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w:t>
      </w:r>
      <w:r w:rsidR="0066102C">
        <w:rPr>
          <w:rFonts w:ascii="Arial" w:hAnsi="Arial" w:cs="Arial"/>
        </w:rPr>
        <w:fldChar w:fldCharType="end"/>
      </w:r>
      <w:r w:rsidRPr="000D1028">
        <w:rPr>
          <w:rFonts w:ascii="Arial" w:hAnsi="Arial" w:cs="Arial"/>
        </w:rPr>
        <w:t>.  As a result, these pathoadaptive mutations in UPEC exist at a low frequency in the gut populations of UPEC as a result of negative selection against the reduced fitness of the mutation, as predicted by the souce-sink model</w:t>
      </w:r>
      <w:r w:rsidR="0066102C">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"id" : "ITEM-2",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"ITEM-2", "issue" : "7", "issued" : { "date-parts" : [ [ "2007" ] ] }, "page" : "3548-3555", "title" : "Differential stability and trade-off effects of pathoadaptive mutations in the Escherichia coli FimH adhesin.", "type" : "article-journal", "volume" : "75" }, "uris" : [ "http://www.mendeley.com/documents/?uuid=2bcf8027-de0d-4503-9300-9bd74c587d39" ] }, { "id" : "ITEM-3", "itemData" : { "DOI" : "10.1073/pnas.0906217106", "abstract" : "Core genes comprising the ubiquitous backbone of bacterial genomes are not subject to frequent horizontal transfer and generally are not thought to contribute to the adaptive evolution of bacterial pathogens. We determined, however, that at least one-third and possibly more than one-half of the core genes in Escherichia coli genomes are targeted by repeated replacement substitutions in the same amino acid positions-hotspot mutations. Occurrence of hotspot mutations is driven by positive selection, as their rate is significantly higher than expected by random chance alone, and neither intragenic recombination nor increased mutability can explain the observed patterns. Also, commensal E. coli strains have a significantly lower frequency of mutated genes and mutations per genome than pathogenic strains. E. coli strains causing extra-intestinal infections accumulate hotspot mutations at the highest rate, whereas the highest total number of mutated genes has been found among Shigella isolates, suggesting the pathoadaptive nature of such mutations. The vast majority of hotspot mutations are of recent evolutionary origin, implying short-term positive selection, where adaptive mutations emerge repeatedly but are not sustained in natural circulation for long. Such pattern of dynamics is consistent with source-sink model of virulence evolution.", "author" : [ { "family" : "Chattopadhyay", "given" : "Sujay" }, { "family" : "Weissman", "given" : "Scott J" }, { "family" : "Minin", "given" : "Vladimir N" }, { "family" : "Russo", "given" : "Thomas A" }, { "family" : "Dykhuizen", "given" : "Daniel E" }, { "family" : "Sokurenko", "given" : "Evgeni V" } ], "container-title" : "Proceedings of the National Academy of Sciences of the United States of America", "id" : "ITEM-3", "issue" : "30", "issued" : { "date-parts" : [ [ "2009" ] ] }, "page" : "12412-12417", "title" : "High frequency of hotspot mutations in core genes of Escherichia coli due to short-term positive selection.", "type" : "article-journal", "volume" : "106" }, "uris" : [ "http://www.mendeley.com/documents/?uuid=4a31a4da-1604-4d1a-a358-f26fdc044232" ] } ], "mendeley" : { "previouslyFormattedCitation" : "&lt;sup&gt;23,28,71&lt;/sup&gt;"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23,28,71</w:t>
      </w:r>
      <w:r w:rsidR="0066102C">
        <w:rPr>
          <w:rFonts w:ascii="Arial" w:hAnsi="Arial" w:cs="Arial"/>
        </w:rPr>
        <w:fldChar w:fldCharType="end"/>
      </w:r>
      <w:r w:rsidRPr="000D1028">
        <w:rPr>
          <w:rFonts w:ascii="Arial" w:hAnsi="Arial" w:cs="Arial"/>
        </w:rPr>
        <w:t>.  This model also predicts that, for these pathoadap</w:t>
      </w:r>
      <w:del w:id="44" w:author="Drew Schwartz" w:date="2012-10-24T03:41:00Z">
        <w:r w:rsidRPr="000D1028" w:rsidDel="00064C1B">
          <w:rPr>
            <w:rFonts w:ascii="Arial" w:hAnsi="Arial" w:cs="Arial"/>
          </w:rPr>
          <w:delText>a</w:delText>
        </w:r>
      </w:del>
      <w:r w:rsidRPr="000D1028">
        <w:rPr>
          <w:rFonts w:ascii="Arial" w:hAnsi="Arial" w:cs="Arial"/>
        </w:rPr>
        <w:t xml:space="preserve">tive mutations, the bladder environment functions as an evolutionary dead-end as a result of the increased instability of the mutation in the gut and the reduced potential for fecal-oral transmission, thus further reducing the likelihood of persistence of the pathoadaptive mutation in the global population of </w:t>
      </w:r>
      <w:r w:rsidRPr="000D1028">
        <w:rPr>
          <w:rFonts w:ascii="Arial" w:hAnsi="Arial" w:cs="Arial"/>
          <w:i/>
        </w:rPr>
        <w:t>E. coli</w:t>
      </w:r>
      <w:r w:rsidR="0066102C">
        <w:rPr>
          <w:rFonts w:ascii="Arial" w:hAnsi="Arial" w:cs="Arial"/>
          <w:i/>
        </w:rPr>
        <w:fldChar w:fldCharType="begin" w:fldLock="1"/>
      </w:r>
      <w:r w:rsidR="00C220E5">
        <w:rPr>
          <w:rFonts w:ascii="Arial" w:hAnsi="Arial" w:cs="Arial"/>
          <w:i/>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"ITEM-2", "issue" : "5", "issued" : { "date-parts" : [ [ "1999" ] ] }, "page" : "191-195", "title" : "Pathoadaptive mutations: gene loss and variation in bacterial pathogens.", "type" : "article-journal", "volume" : "7" }, "uris" : [ "http://www.mendeley.com/documents/?uuid=a1508ab3-2097-4572-96cb-a19a1660e79c" ] }, { "id" : "ITEM-3",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"ITEM-3", "issue" : "July", "issued" : { "date-parts" : [ [ "2006" ] ] }, "page" : "548-555", "title" : "Source\u2013sink dynamics of virulence evolution", "type" : "article-journal", "volume" : "4" }, "uris" : [ "http://www.mendeley.com/documents/?uuid=67f1d9d6-cf6c-4623-be42-57508bf12d89" ] }, { "id" : "ITEM-4",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"ITEM-4",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"&lt;sup&gt;22,23,25,28&lt;/sup&gt;" }, "properties" : { "noteIndex" : 0 }, "schema" : "https://github.com/citation-style-language/schema/raw/master/csl-citation.json" }</w:instrText>
      </w:r>
      <w:r w:rsidR="0066102C">
        <w:rPr>
          <w:rFonts w:ascii="Arial" w:hAnsi="Arial" w:cs="Arial"/>
          <w:i/>
        </w:rPr>
        <w:fldChar w:fldCharType="separate"/>
      </w:r>
      <w:r w:rsidR="00C220E5" w:rsidRPr="00C220E5">
        <w:rPr>
          <w:rFonts w:ascii="Arial" w:hAnsi="Arial" w:cs="Arial"/>
          <w:noProof/>
          <w:vertAlign w:val="superscript"/>
        </w:rPr>
        <w:t>22,23,25,28</w:t>
      </w:r>
      <w:r w:rsidR="0066102C">
        <w:rPr>
          <w:rFonts w:ascii="Arial" w:hAnsi="Arial" w:cs="Arial"/>
          <w:i/>
        </w:rPr>
        <w:fldChar w:fldCharType="end"/>
      </w:r>
      <w:r w:rsidRPr="000D1028">
        <w:rPr>
          <w:rFonts w:ascii="Arial" w:hAnsi="Arial" w:cs="Arial"/>
        </w:rPr>
        <w:t xml:space="preserve">.  Additionally, the presence of footprints of positive-selection in </w:t>
      </w:r>
      <w:r w:rsidRPr="000D1028">
        <w:rPr>
          <w:rFonts w:ascii="Arial" w:hAnsi="Arial" w:cs="Arial"/>
          <w:i/>
        </w:rPr>
        <w:t>fimH</w:t>
      </w:r>
      <w:r w:rsidRPr="000D1028">
        <w:rPr>
          <w:rFonts w:ascii="Arial" w:hAnsi="Arial" w:cs="Arial"/>
        </w:rPr>
        <w:t xml:space="preserve"> have been suggested as evidence for the role of </w:t>
      </w:r>
      <w:r w:rsidRPr="000D1028">
        <w:rPr>
          <w:rFonts w:ascii="Arial" w:hAnsi="Arial" w:cs="Arial"/>
          <w:i/>
        </w:rPr>
        <w:t xml:space="preserve">fimH </w:t>
      </w:r>
      <w:r w:rsidRPr="000D1028">
        <w:rPr>
          <w:rFonts w:ascii="Arial" w:hAnsi="Arial" w:cs="Arial"/>
        </w:rPr>
        <w:t>in niche differentiation, as these types of point mutations are associated with entry into a novel niche</w:t>
      </w:r>
      <w:r w:rsidR="0066102C">
        <w:rPr>
          <w:rFonts w:ascii="Arial" w:hAnsi="Arial" w:cs="Arial"/>
        </w:rPr>
        <w:fldChar w:fldCharType="begin" w:fldLock="1"/>
      </w:r>
      <w:r w:rsidR="00C220E5">
        <w:rPr>
          <w:rFonts w:ascii="Arial" w:hAnsi="Arial" w:cs="Arial"/>
        </w:rPr>
        <w:instrText>ADDIN CSL_CITATION { "citationItems" : [ { "id" : "ITEM-1",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"ITEM-1", "issue" : "7", "issued" : { "date-parts" : [ [ "2004" ] ] }, "page" : "1373-1383", "title" : "Selection footprint in the FimH adhesin shows pathoadaptive niche differentiation in Escherichia coli.", "type" : "article-journal", "volume" : "21" }, "uris" : [ "http://www.mendeley.com/documents/?uuid=0523230d-1fb5-4e63-ae02-c7c8e4a89257" ] } ], "mendeley" : { "previouslyFormattedCitation" : "&lt;sup&gt;64&lt;/sup&gt;"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64</w:t>
      </w:r>
      <w:r w:rsidR="0066102C">
        <w:rPr>
          <w:rFonts w:ascii="Arial" w:hAnsi="Arial" w:cs="Arial"/>
        </w:rPr>
        <w:fldChar w:fldCharType="end"/>
      </w:r>
      <w:r w:rsidRPr="000D1028">
        <w:rPr>
          <w:rFonts w:ascii="Arial" w:hAnsi="Arial" w:cs="Arial"/>
        </w:rPr>
        <w:t xml:space="preserve">.  Additional support for this claim of niche adaptation comes from the greater haplotype diversity found in </w:t>
      </w:r>
      <w:r w:rsidRPr="000D1028">
        <w:rPr>
          <w:rFonts w:ascii="Arial" w:hAnsi="Arial" w:cs="Arial"/>
          <w:i/>
        </w:rPr>
        <w:t>fimH</w:t>
      </w:r>
      <w:r w:rsidRPr="000D1028">
        <w:rPr>
          <w:rFonts w:ascii="Arial" w:hAnsi="Arial" w:cs="Arial"/>
        </w:rPr>
        <w:t xml:space="preserve"> genes from </w:t>
      </w:r>
      <w:r w:rsidRPr="000D1028">
        <w:rPr>
          <w:rFonts w:ascii="Arial" w:hAnsi="Arial" w:cs="Arial"/>
          <w:i/>
        </w:rPr>
        <w:t xml:space="preserve">E. coli </w:t>
      </w:r>
      <w:r w:rsidRPr="000D1028">
        <w:rPr>
          <w:rFonts w:ascii="Arial" w:hAnsi="Arial" w:cs="Arial"/>
        </w:rPr>
        <w:t xml:space="preserve">strains isolated from urinary tract samples than </w:t>
      </w:r>
      <w:r w:rsidRPr="000D1028">
        <w:rPr>
          <w:rFonts w:ascii="Arial" w:hAnsi="Arial" w:cs="Arial"/>
          <w:i/>
        </w:rPr>
        <w:t xml:space="preserve">E. coli </w:t>
      </w:r>
      <w:r w:rsidRPr="000D1028">
        <w:rPr>
          <w:rFonts w:ascii="Arial" w:hAnsi="Arial" w:cs="Arial"/>
        </w:rPr>
        <w:t xml:space="preserve">strains isolated from fecal samples, which may indicate repeated adaptation to the bladder following many </w:t>
      </w:r>
      <w:r w:rsidRPr="000D1028">
        <w:rPr>
          <w:rFonts w:ascii="Arial" w:hAnsi="Arial" w:cs="Arial"/>
          <w:i/>
        </w:rPr>
        <w:t xml:space="preserve">de novo </w:t>
      </w:r>
      <w:r w:rsidRPr="000D1028">
        <w:rPr>
          <w:rFonts w:ascii="Arial" w:hAnsi="Arial" w:cs="Arial"/>
        </w:rPr>
        <w:t>mutations</w:t>
      </w:r>
      <w:r w:rsidR="0066102C">
        <w:rPr>
          <w:rFonts w:ascii="Arial" w:hAnsi="Arial" w:cs="Arial"/>
        </w:rPr>
        <w:fldChar w:fldCharType="begin" w:fldLock="1"/>
      </w:r>
      <w:r w:rsidR="00C220E5">
        <w:rPr>
          <w:rFonts w:ascii="Arial" w:hAnsi="Arial" w:cs="Arial"/>
        </w:rPr>
        <w:instrText>ADDIN CSL_CITATION { "citationItems" : [ { "id" : "ITEM-1",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"ITEM-1", "issue" : "2", "issued" : { "date-parts" : [ [ "2006" ] ] }, "page" : "204-214", "title" : "Haplotype Diversity in \u201cSource-Sink\u201d Dynamics of Escherichia coli Urovirulence", "type" : "article-journal", "volume" : "64" }, "uris" : [ "http://www.mendeley.com/documents/?uuid=ae1f7de5-54ae-42b4-a936-a09190b74fd7" ] } ], "mendeley" : { "previouslyFormattedCitation" : "&lt;sup&gt;65&lt;/sup&gt;"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65</w:t>
      </w:r>
      <w:r w:rsidR="0066102C">
        <w:rPr>
          <w:rFonts w:ascii="Arial" w:hAnsi="Arial" w:cs="Arial"/>
        </w:rPr>
        <w:fldChar w:fldCharType="end"/>
      </w:r>
      <w:r w:rsidRPr="000D1028">
        <w:rPr>
          <w:rFonts w:ascii="Arial" w:hAnsi="Arial" w:cs="Arial"/>
        </w:rPr>
        <w:t xml:space="preserve">. These data show that polymorphisms in the </w:t>
      </w:r>
      <w:r w:rsidRPr="000D1028">
        <w:rPr>
          <w:rFonts w:ascii="Arial" w:hAnsi="Arial" w:cs="Arial"/>
          <w:i/>
        </w:rPr>
        <w:t xml:space="preserve">fimH </w:t>
      </w:r>
      <w:r w:rsidRPr="000D1028">
        <w:rPr>
          <w:rFonts w:ascii="Arial" w:hAnsi="Arial" w:cs="Arial"/>
        </w:rPr>
        <w:t xml:space="preserve">gene are associated with functional differences in different body habitats, resulting in altered fitness and population persistence.  These data are a clear indication that evolution of virulence and population dynamics are intrinsically linked during UPEC UTI and have been used as support for the source-sink model. </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Flaws in the Souce-Sink Model of UTI</w:t>
      </w:r>
    </w:p>
    <w:p w:rsidR="00BB3185" w:rsidRPr="000D1028" w:rsidRDefault="009F1295" w:rsidP="00EA1BD3">
      <w:pPr>
        <w:spacing w:after="0" w:line="480" w:lineRule="auto"/>
        <w:rPr>
          <w:rFonts w:ascii="Arial" w:hAnsi="Arial" w:cs="Arial"/>
        </w:rPr>
      </w:pPr>
      <w:r w:rsidRPr="000D1028">
        <w:rPr>
          <w:rFonts w:ascii="Arial" w:hAnsi="Arial" w:cs="Arial"/>
        </w:rPr>
        <w:tab/>
        <w:t>At its core, the source-sink model of UPEC UTI relies on the assumption that pathoadaptation to one environment necessitates a reduction in the fitness in other, dissimilar environments.  While it is true that optimization of a continuous character trait (such as the dimensions of the beaks on Darwin's finches) responsible for multiple tasks (such as crushing insects, capturing nectar, or cracking seeds) requires trade-offs between optimal design between those tasks</w:t>
      </w:r>
      <w:r w:rsidR="0066102C">
        <w:rPr>
          <w:rFonts w:ascii="Arial" w:hAnsi="Arial" w:cs="Arial"/>
        </w:rPr>
        <w:fldChar w:fldCharType="begin" w:fldLock="1"/>
      </w:r>
      <w:r w:rsidR="00C220E5">
        <w:rPr>
          <w:rFonts w:ascii="Arial" w:hAnsi="Arial" w:cs="Arial"/>
        </w:rPr>
        <w:instrText>ADDIN CSL_CITATION { "citationItems" : [ { "id" : "ITEM-1", "itemData" : { "DOI" : "10.1126/science.1217405",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Darwin&amp;apos;s finches. Tasks can be inferred from measured phenotypes based on the behavior of organisms nearest the archetypes.", "author" : [ { "family" : "Shoval", "given" : "O" }, { "family" : "Sheftel", "given" : "H" }, { "family" : "Shinar", "given" : "G" }, { "family" : "Hart", "given" : "Y" }, { "family" : "Ramote", "given" : "O" }, { "family" : "Mayo", "given" : "A" }, { "family" : "Dekel", "given" : "E" }, { "family" : "Kavanagh", "given" : "K" }, { "family" : "Alon", "given" : "U" } ], "container-title" : "Science", "id" : "ITEM-1", "issue" : "6085", "issued" : { "date-parts" : [ [ "2012" ] ] }, "page" : "1157-1160", "title" : "Evolutionary trade-offs, Pareto optimality, and the geometry of phenotype space.", "type" : "article-journal", "volume" : "336" }, "uris" : [ "http://www.mendeley.com/documents/?uuid=47946739-6965-4855-8670-07728eff14e9" ] } ], "mendeley" : { "previouslyFormattedCitation" : "&lt;sup&gt;72&lt;/sup&gt;"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72</w:t>
      </w:r>
      <w:r w:rsidR="0066102C">
        <w:rPr>
          <w:rFonts w:ascii="Arial" w:hAnsi="Arial" w:cs="Arial"/>
        </w:rPr>
        <w:fldChar w:fldCharType="end"/>
      </w:r>
      <w:r w:rsidRPr="000D1028">
        <w:rPr>
          <w:rFonts w:ascii="Arial" w:hAnsi="Arial" w:cs="Arial"/>
        </w:rPr>
        <w:t xml:space="preserve">, on a molecular level, optimal fitness in multiple tasks (such as binding to two different mucosal surfaces) could be achieved through </w:t>
      </w:r>
      <w:commentRangeStart w:id="45"/>
      <w:r w:rsidRPr="000D1028">
        <w:rPr>
          <w:rFonts w:ascii="Arial" w:hAnsi="Arial" w:cs="Arial"/>
        </w:rPr>
        <w:t>a process of compensatory mutations</w:t>
      </w:r>
      <w:r w:rsidR="00D50F03">
        <w:rPr>
          <w:rFonts w:ascii="Arial" w:hAnsi="Arial" w:cs="Arial"/>
        </w:rPr>
        <w:t xml:space="preserve"> in redundant genes that encode proteins with similar function, such as </w:t>
      </w:r>
      <w:ins w:id="46" w:author="Drew Schwartz" w:date="2012-10-24T03:44:00Z">
        <w:r w:rsidR="00064C1B">
          <w:rPr>
            <w:rFonts w:ascii="Arial" w:hAnsi="Arial" w:cs="Arial"/>
          </w:rPr>
          <w:t>t</w:t>
        </w:r>
      </w:ins>
      <w:del w:id="47" w:author="Drew Schwartz" w:date="2012-10-24T03:44:00Z">
        <w:r w:rsidR="00D50F03" w:rsidDel="00064C1B">
          <w:rPr>
            <w:rFonts w:ascii="Arial" w:hAnsi="Arial" w:cs="Arial"/>
          </w:rPr>
          <w:delText>T</w:delText>
        </w:r>
      </w:del>
      <w:r w:rsidR="00D50F03">
        <w:rPr>
          <w:rFonts w:ascii="Arial" w:hAnsi="Arial" w:cs="Arial"/>
        </w:rPr>
        <w:t xml:space="preserve">ype 1 pili and </w:t>
      </w:r>
      <w:del w:id="48" w:author="Drew Schwartz" w:date="2012-10-24T03:44:00Z">
        <w:r w:rsidR="00D50F03" w:rsidDel="00064C1B">
          <w:rPr>
            <w:rFonts w:ascii="Arial" w:hAnsi="Arial" w:cs="Arial"/>
          </w:rPr>
          <w:delText xml:space="preserve">Type </w:delText>
        </w:r>
      </w:del>
      <w:r w:rsidR="00D50F03">
        <w:rPr>
          <w:rFonts w:ascii="Arial" w:hAnsi="Arial" w:cs="Arial"/>
        </w:rPr>
        <w:t xml:space="preserve">S pili </w:t>
      </w:r>
      <w:commentRangeEnd w:id="45"/>
      <w:r w:rsidR="00064C1B">
        <w:rPr>
          <w:rStyle w:val="CommentReference"/>
          <w:vanish/>
        </w:rPr>
        <w:commentReference w:id="45"/>
      </w:r>
      <w:r w:rsidR="00D50F03">
        <w:rPr>
          <w:rFonts w:ascii="Arial" w:hAnsi="Arial" w:cs="Arial"/>
        </w:rPr>
        <w:t>which bind different ligands, but are both involved in adherence and colonization</w:t>
      </w:r>
      <w:r w:rsidR="0066102C">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10</w:t>
      </w:r>
      <w:r w:rsidR="0066102C">
        <w:rPr>
          <w:rFonts w:ascii="Arial" w:hAnsi="Arial" w:cs="Arial"/>
        </w:rPr>
        <w:fldChar w:fldCharType="end"/>
      </w:r>
      <w:r w:rsidRPr="000D1028">
        <w:rPr>
          <w:rFonts w:ascii="Arial" w:hAnsi="Arial" w:cs="Arial"/>
        </w:rPr>
        <w:t>.  The current model of source-sink population dynamics neglects the role of compensatory mutations, which may lessen the fitness cost of pathoadaptation in microbes that inhabit multiple environments.  Compensatory mutations are often found in bacteria that have developed antibiotic resistance, as initial antibiotic resistance mutations may have a steep fitness cost</w:t>
      </w:r>
      <w:r w:rsidR="0066102C">
        <w:rPr>
          <w:rFonts w:ascii="Arial" w:hAnsi="Arial" w:cs="Arial"/>
        </w:rPr>
        <w:fldChar w:fldCharType="begin" w:fldLock="1"/>
      </w:r>
      <w:r w:rsidR="00C220E5">
        <w:rPr>
          <w:rFonts w:ascii="Arial" w:hAnsi="Arial" w:cs="Arial"/>
        </w:rPr>
        <w:instrText>ADDIN CSL_CITATION { "citationItems" : [ { "id" : "ITEM-1", "itemData" : { "abstract" : "ABSTRACT In the absence of the selecting drugs, chromosomal mutations for resistance to antibiotics and other chemotheraputic agents commonly engender a cost in the fitness of microorganisms. Recent in vivo and in vitro experimental studies of the adaptation to ...  ", "author" : [ { "family" : "Levin", "given" : "Bruce R" }, { "family" : "Perrot", "given" : "V\u00e9ronique" }, { "family" : "Walker", "given" : "Nina" } ], "container-title" : "Genetics", "id" : "ITEM-1", "issued" : { "date-parts" : [ [ "2000" ] ] }, "title" : "Compensatory Mutations, Antibiotic Resistance and the Population Genetics of Adaptive Evolution in Bacteria", "type" : "article-journal" }, "uris" : [ "http://www.mendeley.com/documents/?uuid=1373440c-3916-4496-a740-745c48e252f6" ] } ], "mendeley" : { "previouslyFormattedCitation" : "&lt;sup&gt;73&lt;/sup&gt;"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73</w:t>
      </w:r>
      <w:r w:rsidR="0066102C">
        <w:rPr>
          <w:rFonts w:ascii="Arial" w:hAnsi="Arial" w:cs="Arial"/>
        </w:rPr>
        <w:fldChar w:fldCharType="end"/>
      </w:r>
      <w:r w:rsidRPr="000D1028">
        <w:rPr>
          <w:rFonts w:ascii="Arial" w:hAnsi="Arial" w:cs="Arial"/>
        </w:rPr>
        <w:t>.  These compensatory mutations ar</w:t>
      </w:r>
      <w:r w:rsidR="000671DA">
        <w:rPr>
          <w:rFonts w:ascii="Arial" w:hAnsi="Arial" w:cs="Arial"/>
        </w:rPr>
        <w:t>e thought to occur very quickly</w:t>
      </w:r>
      <w:r w:rsidR="0066102C">
        <w:rPr>
          <w:rFonts w:ascii="Arial" w:hAnsi="Arial" w:cs="Arial"/>
        </w:rPr>
        <w:fldChar w:fldCharType="begin" w:fldLock="1"/>
      </w:r>
      <w:r w:rsidR="00C220E5">
        <w:rPr>
          <w:rFonts w:ascii="Arial" w:hAnsi="Arial" w:cs="Arial"/>
        </w:rPr>
        <w:instrText>ADDIN CSL_CITATION { "citationItems" : [ { "id" : "ITEM-1", "itemData" : { "DOI" : "10.1093/molbev/msr302", "abstract" : "The distribution of effects of beneficial mutations is key to our understanding of biological adaptation. Yet, empirical estimates of this distribution are scarce, and its functional form is largely unknown. Theoretical models of adaptation predict that the functional form of this distribution should depend on the distance to the optimum. Here, we estimate the rate and distribution of adaptive mutations that compensate for the effect of a single deleterious mutation, which causes antibiotic resistance. Using a system with multiple molecular markers, we estimate the distribution of fitness effects of mutations at two distances from the adaptive peak in 60 populations of Escherichia coli. We find that beneficial mutations, which can contribute to compensatory evolution, occur at very high rates, of the order of 10(-5) per genome per generation and can be detected within a few tens of generations. They cause an average fitness increase of 2.5% and 3.6%, depending on the cost of resistance, which is expected under Fisher&amp;apos;s geometrical model of adaptation. Moreover, we provide the first description of the distribution of beneficial mutations, segregating during the process of compensatory evolution, to antibiotic resistances bearing different costs. Hence, these results have important implications to understanding the spread and maintenance of antibiotic resistance in bacteria.", "author" : [ { "family" : "Sousa", "given" : "Ana" }, { "family" : "Magalh\u00e3es", "given" : "Sara" }, { "family" : "Gordo", "given" : "Isabel" } ], "container-title" : "Molecular biology and evolution", "id" : "ITEM-1", "issue" : "5", "issued" : { "date-parts" : [ [ "2012" ] ] }, "page" : "1417-1428", "title" : "Cost of antibiotic resistance and the geometry of adaptation.", "type" : "article-journal", "volume" : "29" }, "uris" : [ "http://www.mendeley.com/documents/?uuid=cfc55062-b7f0-41dc-b912-bca7f79cdc00" ] } ], "mendeley" : { "previouslyFormattedCitation" : "&lt;sup&gt;74&lt;/sup&gt;"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74</w:t>
      </w:r>
      <w:r w:rsidR="0066102C">
        <w:rPr>
          <w:rFonts w:ascii="Arial" w:hAnsi="Arial" w:cs="Arial"/>
        </w:rPr>
        <w:fldChar w:fldCharType="end"/>
      </w:r>
      <w:r w:rsidRPr="000D1028">
        <w:rPr>
          <w:rFonts w:ascii="Arial" w:hAnsi="Arial" w:cs="Arial"/>
        </w:rPr>
        <w:t xml:space="preserve"> and can occur even in the absence of antibiotics</w:t>
      </w:r>
      <w:r w:rsidR="0066102C">
        <w:rPr>
          <w:rFonts w:ascii="Arial" w:hAnsi="Arial" w:cs="Arial"/>
        </w:rPr>
        <w:fldChar w:fldCharType="begin" w:fldLock="1"/>
      </w:r>
      <w:r w:rsidR="00C220E5">
        <w:rPr>
          <w:rFonts w:ascii="Arial" w:hAnsi="Arial" w:cs="Arial"/>
        </w:rPr>
        <w:instrText>ADDIN CSL_CITATION { "citationItems" : [ { "id" : "ITEM-1", "itemData" : { "abstract" : "ABSTRACT In the absence of the selecting drugs, chromosomal mutations for resistance to antibiotics and other chemotheraputic agents commonly engender a cost in the fitness of microorganisms. Recent in vivo and in vitro experimental studies of the adaptation to ...  ", "author" : [ { "family" : "Levin", "given" : "Bruce R" }, { "family" : "Perrot", "given" : "V\u00e9ronique" }, { "family" : "Walker", "given" : "Nina" } ], "container-title" : "Genetics", "id" : "ITEM-1", "issued" : { "date-parts" : [ [ "2000" ] ] }, "title" : "Compensatory Mutations, Antibiotic Resistance and the Population Genetics of Adaptive Evolution in Bacteria", "type" : "article-journal" }, "uris" : [ "http://www.mendeley.com/documents/?uuid=1373440c-3916-4496-a740-745c48e252f6" ] } ], "mendeley" : { "previouslyFormattedCitation" : "&lt;sup&gt;73&lt;/sup&gt;"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73</w:t>
      </w:r>
      <w:r w:rsidR="0066102C">
        <w:rPr>
          <w:rFonts w:ascii="Arial" w:hAnsi="Arial" w:cs="Arial"/>
        </w:rPr>
        <w:fldChar w:fldCharType="end"/>
      </w:r>
      <w:r w:rsidRPr="000D1028">
        <w:rPr>
          <w:rFonts w:ascii="Arial" w:hAnsi="Arial" w:cs="Arial"/>
        </w:rPr>
        <w:t>, indicating the compensatory mutation may exist even in the absence of a strong selection pressure for compensation.  While mention of compensatory mutations is made briefly in literature detailing the source-sink model of UPEC UTI</w:t>
      </w:r>
      <w:r w:rsidR="0066102C">
        <w:rPr>
          <w:rFonts w:ascii="Arial" w:hAnsi="Arial" w:cs="Arial"/>
        </w:rPr>
        <w:fldChar w:fldCharType="begin" w:fldLock="1"/>
      </w:r>
      <w:r w:rsidR="00C220E5">
        <w:rPr>
          <w:rFonts w:ascii="Arial" w:hAnsi="Arial" w:cs="Arial"/>
        </w:rPr>
        <w:instrText>ADDIN CSL_CITATION { "citationItems" : [ { "id" : "ITEM-1", "itemData" : { "abstract" : "Type 1 fimbriae are surface organelles of Escherichia coli which mediate D-mannose-sensitive binding to different host surfaces. This binding is conferred by the minor fimbrial component FimH. Naturally occurring variants of the FimH protein have been selected in nature for their ability to recognize specific receptor targets. In particular, variants that bind strongly to terminally exposed monomannose residues have been associated with a pathogenicity-adaptive phenotype that enhances E. coli colonization of extraintestinal locations such as the urinary bladder. In this study we have used random mutagenesis to specifically identify nonselective mutations in the FimH adhesin which modify its binding phenotype. Isogenic E. coli clones expressing FimH variants were tested for their ability to bind yeast cells and model glycoproteins that contain oligosaccharide moieties rich in either terminal monomannose, oligomannose, or nonmannose residues. Both the monomannose- and the oligomannose-binding capacity of type 1 fimbriae could be altered by minor amino acid changes in the FimH protein. The monomannose-binding phenotype was particularly sensitive to changes, with extensive differences in binding being observed in comparison to wild-type FimH levels. Different structural alterations were able to cause similar functional changes in FimH, suggesting a high degree of flexibility to target recognition by this adhesin. Alteration of residue P49 of the mature FimH protein, which occurs within the recently elucidated carbohydrate-binding pocket of FimH, completely abolished its function. Amino acid changes that increased the binding capacity of FimH were located outside receptor-interacting residues, indicating that functional changes relevant to pathogenicity are likely to be due to conformational changes of the adhesin.", "author" : [ { "family" : "Schembri", "given" : "M A" }, { "family" : "Sokurenko", "given" : "E V" }, { "family" : "Klemm", "given" : "P" } ], "container-title" : "Infection and Immunity", "id" : "ITEM-1", "issue" : "5", "issued" : { "date-parts" : [ [ "2000" ] ] }, "page" : "2638-2646", "title" : "Functional flexibility of the FimH adhesin: insights from a random mutant library.", "type" : "article-journal", "volume" : "68" }, "uris" : [ "http://www.mendeley.com/documents/?uuid=2146f1a6-c024-40b0-a527-be1d43053e88" ] }, { "id" : "ITEM-2", "itemData" : { "DOI" : "10.1111/j.1365-2958.2005.04985.x", "abstract" : "Type 1 fimbriae of Escherichia coli mediate mannose-specific adhesion to host epithelial surfaces and consist of a major, antigenically variable pilin subunit, FimA, and a minor, structurally conserved adhesive subunit, FimH, located on the fimbrial tip. We have analysed the variability of fimA and fimH in strains of vaginal and other origin that belong to one of the most prominent clonal groups of extraintestinal pathogenic E. coli, comprised of O1:K1-, O2:K1- and O18:K1-based serotypes. Multiple locus sequence typing (MLST) of this group revealed that the strains have identical (at all but one nucleotide position) eight housekeeping loci around the genome and belong to the ST95 complex defined by the publicly available E. coli MLST database. Multiple highly diverse fimA alleles have been introduced into the ST95 clonal complex via horizontal transfer, at a frequency comparable to that of genes defining the major O- and H-antigens. However, no further significant FimA diversification has occurred via point mutation after the transfers. In contrast, while fimH alleles also move horizontally (along with the fimA loci), they acquire point amino acid replacements at a higher rate than either housekeeping genes or fimA. These FimH mutations enhance binding to monomannose receptors and bacterial tropism for human vaginal epithelium. A similar pattern of rapid within-clonal structural evolution of the adhesive, but not pilin, subunit is also seen, respectively, in papG and papA alleles of the di-galactose-specific P-fimbriae. Thus, while structurally diverse pilin subunits of E. coli fimbriae are under selective pressure for frequent horizontal transfer between clones, the adhesive subunits of extraintestinal E. coli are under strong positive selection (Dn/Ds &amp;gt; 1 for fimH and papG) for functionally adaptive amino acid replacements.", "author" : [ { "family" : "Weissman", "given" : "Scott J" }, { "family" : "Chattopadhyay", "given" : "Sujay" }, { "family" : "Aprikian", "given" : "Pavel" }, { "family" : "Obata-Yasuoka", "given" : "Mana" }, { "family" : "Yarova-Yarovaya", "given" : "Yuliya" }, { "family" : "Stapleton", "given" : "Ann" }, { "family" : "Ba-Thein", "given" : "William" }, { "family" : "Dykhuizen", "given" : "Daniel" }, { "family" : "Johnson", "given" : "James R" }, { "family" : "Sokurenko", "given" : "Evgeni V" } ], "container-title" : "Molecular Microbiology", "id" : "ITEM-2", "issue" : "3", "issued" : { "date-parts" : [ [ "2006" ] ] }, "page" : "975-988", "title" : "Clonal analysis reveals high rate of structural mutations in fimbrial adhesins of extraintestinal pathogenic Escherichia coli.", "type" : "article-journal", "volume" : "59" }, "uris" : [ "http://www.mendeley.com/documents/?uuid=b03b720d-f674-4b5e-8bb3-161e046c7f48" ] } ], "mendeley" : { "previouslyFormattedCitation" : "&lt;sup&gt;75,76&lt;/sup&gt;"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75,76</w:t>
      </w:r>
      <w:r w:rsidR="0066102C">
        <w:rPr>
          <w:rFonts w:ascii="Arial" w:hAnsi="Arial" w:cs="Arial"/>
        </w:rPr>
        <w:fldChar w:fldCharType="end"/>
      </w:r>
      <w:r w:rsidRPr="000D1028">
        <w:rPr>
          <w:rFonts w:ascii="Arial" w:hAnsi="Arial" w:cs="Arial"/>
        </w:rPr>
        <w:t>, the role of compensatory mutations in the abrogation of fitness costs of pathoadaptation has yet to be fully explored.  Because compensatory mutations may occur in a number of genes</w:t>
      </w:r>
      <w:r w:rsidR="0066102C">
        <w:rPr>
          <w:rFonts w:ascii="Arial" w:hAnsi="Arial" w:cs="Arial"/>
        </w:rPr>
        <w:fldChar w:fldCharType="begin" w:fldLock="1"/>
      </w:r>
      <w:r w:rsidR="00C220E5">
        <w:rPr>
          <w:rFonts w:ascii="Arial" w:hAnsi="Arial" w:cs="Arial"/>
        </w:rPr>
        <w:instrText>ADDIN CSL_CITATION { "citationItems" : [ { "id" : "ITEM-1", "itemData" : { "DOI" : "10.1093/molbev/msr302", "abstract" : "The distribution of effects of beneficial mutations is key to our understanding of biological adaptation. Yet, empirical estimates of this distribution are scarce, and its functional form is largely unknown. Theoretical models of adaptation predict that the functional form of this distribution should depend on the distance to the optimum. Here, we estimate the rate and distribution of adaptive mutations that compensate for the effect of a single deleterious mutation, which causes antibiotic resistance. Using a system with multiple molecular markers, we estimate the distribution of fitness effects of mutations at two distances from the adaptive peak in 60 populations of Escherichia coli. We find that beneficial mutations, which can contribute to compensatory evolution, occur at very high rates, of the order of 10(-5) per genome per generation and can be detected within a few tens of generations. They cause an average fitness increase of 2.5% and 3.6%, depending on the cost of resistance, which is expected under Fisher&amp;apos;s geometrical model of adaptation. Moreover, we provide the first description of the distribution of beneficial mutations, segregating during the process of compensatory evolution, to antibiotic resistances bearing different costs. Hence, these results have important implications to understanding the spread and maintenance of antibiotic resistance in bacteria.", "author" : [ { "family" : "Sousa", "given" : "Ana" }, { "family" : "Magalh\u00e3es", "given" : "Sara" }, { "family" : "Gordo", "given" : "Isabel" } ], "container-title" : "Molecular biology and evolution", "id" : "ITEM-1", "issue" : "5", "issued" : { "date-parts" : [ [ "2012" ] ] }, "page" : "1417-1428", "title" : "Cost of antibiotic resistance and the geometry of adaptation.", "type" : "article-journal", "volume" : "29" }, "uris" : [ "http://www.mendeley.com/documents/?uuid=cfc55062-b7f0-41dc-b912-bca7f79cdc00" ] } ], "mendeley" : { "previouslyFormattedCitation" : "&lt;sup&gt;74&lt;/sup&gt;"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74</w:t>
      </w:r>
      <w:r w:rsidR="0066102C">
        <w:rPr>
          <w:rFonts w:ascii="Arial" w:hAnsi="Arial" w:cs="Arial"/>
        </w:rPr>
        <w:fldChar w:fldCharType="end"/>
      </w:r>
      <w:r w:rsidRPr="000D1028">
        <w:rPr>
          <w:rFonts w:ascii="Arial" w:hAnsi="Arial" w:cs="Arial"/>
        </w:rPr>
        <w:t xml:space="preserve">, a genomics approach is best suited to identify recurring compensatory mutations.  If pathoadaptation to the bladder does come at a fitness cost to bacterial capability to colonize the gut, then an abundance of compensatory mutations restoring fitness in the gut may explain the ability for clonal populations of UPEC to dominate in both the gut and bladder habitats.  </w:t>
      </w:r>
    </w:p>
    <w:p w:rsidR="00BB3185" w:rsidRPr="000D1028" w:rsidRDefault="009F1295" w:rsidP="00EA1BD3">
      <w:pPr>
        <w:spacing w:after="0" w:line="480" w:lineRule="auto"/>
        <w:rPr>
          <w:rFonts w:ascii="Arial" w:hAnsi="Arial" w:cs="Arial"/>
        </w:rPr>
      </w:pPr>
      <w:r w:rsidRPr="000D1028">
        <w:rPr>
          <w:rFonts w:ascii="Arial" w:hAnsi="Arial" w:cs="Arial"/>
        </w:rPr>
        <w:tab/>
        <w:t>Additionally, the stringency of selection for tasks in multiple environments is highly context dependent.  For example, while pathoadaptation of the</w:t>
      </w:r>
      <w:r w:rsidRPr="000D1028">
        <w:rPr>
          <w:rFonts w:ascii="Arial" w:hAnsi="Arial" w:cs="Arial"/>
          <w:i/>
        </w:rPr>
        <w:t xml:space="preserve"> </w:t>
      </w:r>
      <w:r w:rsidRPr="000D1028">
        <w:rPr>
          <w:rFonts w:ascii="Arial" w:hAnsi="Arial" w:cs="Arial"/>
        </w:rPr>
        <w:t xml:space="preserve">FimH adhesin to bind ligands in the bladder has been found to reduce the ability of FimH to perform its other task of binding ligands present in the gastrointestinal tract </w:t>
      </w:r>
      <w:r w:rsidRPr="000D1028">
        <w:rPr>
          <w:rFonts w:ascii="Arial" w:hAnsi="Arial" w:cs="Arial"/>
          <w:i/>
        </w:rPr>
        <w:t>in vitro</w:t>
      </w:r>
      <w:r w:rsidR="0066102C">
        <w:rPr>
          <w:rFonts w:ascii="Arial" w:hAnsi="Arial" w:cs="Arial"/>
          <w:i/>
        </w:rPr>
        <w:fldChar w:fldCharType="begin" w:fldLock="1"/>
      </w:r>
      <w:r w:rsidR="00C220E5">
        <w:rPr>
          <w:rFonts w:ascii="Arial" w:hAnsi="Arial" w:cs="Arial"/>
          <w:i/>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"id" : "ITEM-2", "itemData" : { "abstract" : "Type 1 fimbriae are surface organelles of Escherichia coli which mediate D-mannose-sensitive binding to different host surfaces. This binding is conferred by the minor fimbrial component FimH. Naturally occurring variants of the FimH protein have been selected in nature for their ability to recognize specific receptor targets. In particular, variants that bind strongly to terminally exposed monomannose residues have been associated with a pathogenicity-adaptive phenotype that enhances E. coli colonization of extraintestinal locations such as the urinary bladder. In this study we have used random mutagenesis to specifically identify nonselective mutations in the FimH adhesin which modify its binding phenotype. Isogenic E. coli clones expressing FimH variants were tested for their ability to bind yeast cells and model glycoproteins that contain oligosaccharide moieties rich in either terminal monomannose, oligomannose, or nonmannose residues. Both the monomannose- and the oligomannose-binding capacity of type 1 fimbriae could be altered by minor amino acid changes in the FimH protein. The monomannose-binding phenotype was particularly sensitive to changes, with extensive differences in binding being observed in comparison to wild-type FimH levels. Different structural alterations were able to cause similar functional changes in FimH, suggesting a high degree of flexibility to target recognition by this adhesin. Alteration of residue P49 of the mature FimH protein, which occurs within the recently elucidated carbohydrate-binding pocket of FimH, completely abolished its function. Amino acid changes that increased the binding capacity of FimH were located outside receptor-interacting residues, indicating that functional changes relevant to pathogenicity are likely to be due to conformational changes of the adhesin.", "author" : [ { "family" : "Schembri", "given" : "M A" }, { "family" : "Sokurenko", "given" : "E V" }, { "family" : "Klemm", "given" : "P" } ], "container-title" : "Infection and Immunity", "id" : "ITEM-2", "issue" : "5", "issued" : { "date-parts" : [ [ "2000" ] ] }, "page" : "2638-2646", "title" : "Functional flexibility of the FimH adhesin: insights from a random mutant library.", "type" : "article-journal", "volume" : "68" }, "uris" : [ "http://www.mendeley.com/documents/?uuid=2146f1a6-c024-40b0-a527-be1d43053e88" ] } ], "mendeley" : { "previouslyFormattedCitation" : "&lt;sup&gt;70,75&lt;/sup&gt;" }, "properties" : { "noteIndex" : 0 }, "schema" : "https://github.com/citation-style-language/schema/raw/master/csl-citation.json" }</w:instrText>
      </w:r>
      <w:r w:rsidR="0066102C">
        <w:rPr>
          <w:rFonts w:ascii="Arial" w:hAnsi="Arial" w:cs="Arial"/>
          <w:i/>
        </w:rPr>
        <w:fldChar w:fldCharType="separate"/>
      </w:r>
      <w:r w:rsidR="00C220E5" w:rsidRPr="00C220E5">
        <w:rPr>
          <w:rFonts w:ascii="Arial" w:hAnsi="Arial" w:cs="Arial"/>
          <w:noProof/>
          <w:vertAlign w:val="superscript"/>
        </w:rPr>
        <w:t>70,75</w:t>
      </w:r>
      <w:r w:rsidR="0066102C">
        <w:rPr>
          <w:rFonts w:ascii="Arial" w:hAnsi="Arial" w:cs="Arial"/>
          <w:i/>
        </w:rPr>
        <w:fldChar w:fldCharType="end"/>
      </w:r>
      <w:r w:rsidRPr="000D1028">
        <w:rPr>
          <w:rFonts w:ascii="Arial" w:hAnsi="Arial" w:cs="Arial"/>
        </w:rPr>
        <w:t xml:space="preserve">, knockout of the entire </w:t>
      </w:r>
      <w:ins w:id="49" w:author="Drew Schwartz" w:date="2012-10-24T03:46:00Z">
        <w:r w:rsidR="00064C1B">
          <w:rPr>
            <w:rFonts w:ascii="Arial" w:hAnsi="Arial" w:cs="Arial"/>
          </w:rPr>
          <w:t>t</w:t>
        </w:r>
      </w:ins>
      <w:del w:id="50" w:author="Drew Schwartz" w:date="2012-10-24T03:46:00Z">
        <w:r w:rsidRPr="000D1028" w:rsidDel="00064C1B">
          <w:rPr>
            <w:rFonts w:ascii="Arial" w:hAnsi="Arial" w:cs="Arial"/>
          </w:rPr>
          <w:delText>T</w:delText>
        </w:r>
      </w:del>
      <w:r w:rsidRPr="000D1028">
        <w:rPr>
          <w:rFonts w:ascii="Arial" w:hAnsi="Arial" w:cs="Arial"/>
        </w:rPr>
        <w:t xml:space="preserve">ype 1 pili apparatus, of which </w:t>
      </w:r>
      <w:r w:rsidRPr="000D1028">
        <w:rPr>
          <w:rFonts w:ascii="Arial" w:hAnsi="Arial" w:cs="Arial"/>
          <w:i/>
        </w:rPr>
        <w:t xml:space="preserve">fimH </w:t>
      </w:r>
      <w:r w:rsidRPr="000D1028">
        <w:rPr>
          <w:rFonts w:ascii="Arial" w:hAnsi="Arial" w:cs="Arial"/>
        </w:rPr>
        <w:t>is an integral part</w:t>
      </w:r>
      <w:r w:rsidR="0066102C">
        <w:rPr>
          <w:rFonts w:ascii="Arial" w:hAnsi="Arial" w:cs="Arial"/>
        </w:rPr>
        <w:fldChar w:fldCharType="begin" w:fldLock="1"/>
      </w:r>
      <w:r w:rsidR="00C220E5">
        <w:rPr>
          <w:rFonts w:ascii="Arial" w:hAnsi="Arial" w:cs="Arial"/>
        </w:rPr>
        <w:instrText>ADDIN CSL_CITATION { "citationItems" : [ { "id" : "ITEM-1", "itemData" : { "abstract" : "Phase variation of type 1 pili (fimbriae) was studied during the in vivo growth of Escherichia coli in two animal models. In the first, a heavily piliated urinary tract isolate (strain 149) was placed in 1-cm polypropylene chambers sealed with 0.22-micron-pore-size filters. The chambers were surgically implanted intraperitoneally in mice and recovered at various times. Piliation, as determined by electron microscopy and by measuring the minimum number of bacteria needed to produce mannose-sensitive hemagglutination, gradually decreased, and by day 5, most of the organisms were nonpiliated. In the second model, piliated and nonpiliated E. coli phase variants were inoculated into the bladders of BALB/c mice via urinary catheters, and their fate in the lower urinary tract was studied. Viable counts of bladder homogenates revealed that piliated phase variants were significantly more effective in colonizing the bladder urothelium than were their nonpiliated counterparts. Specific antibody to type 1 pili prevented colonization by the piliated organisms. After inoculation of piliated variants, the bladder-associated bacteria gave rise to approximately 80% mannose-sensitive hemagglutination-positive colonies, and immunocytochemistry of bladder lavages revealed large numbers of type 1 piliated bacteria adhering to the bladder transitional cells. Electron microscopy confirmed the presence of piliated bacteria in association with the bladder urothelium. The urine of these mice, whose bladders were colonized with piliated bacteria, frequently showed no growth, and when bacteria were present, strain 149 yielded less than 30% hemagglutination-positive colonies. The results suggest that for some E. coli strains, phase variation may be a factor in determining the fate of the E. coli in the urinary tract and that the urine may not necessarily reflect the bacteriologic state of the bladder mucosa.", "author" : [ { "family" : "Hultgren", "given" : "S J" }, { "family" : "Porter", "given" : "T N" }, { "family" : "Schaeffer", "given" : "A J" }, { "family" : "Duncan", "given" : "J L" } ], "container-title" : "Infection and Immunity", "id" : "ITEM-1", "issue" : "2", "issued" : { "date-parts" : [ [ "1985" ] ] }, "page" : "370-377", "title" : "Role of type 1 pili and effects of phase variation on lower urinary tract infections produced by Escherichia coli.", "type" : "article-journal", "volume" : "50" }, "uris" : [ "http://www.mendeley.com/documents/?uuid=6341ad39-1091-45f4-b02a-569d1c5d3b1e" ] } ], "mendeley" : { "previouslyFormattedCitation" : "&lt;sup&gt;77&lt;/sup&gt;"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77</w:t>
      </w:r>
      <w:r w:rsidR="0066102C">
        <w:rPr>
          <w:rFonts w:ascii="Arial" w:hAnsi="Arial" w:cs="Arial"/>
        </w:rPr>
        <w:fldChar w:fldCharType="end"/>
      </w:r>
      <w:r w:rsidRPr="000D1028">
        <w:rPr>
          <w:rFonts w:ascii="Arial" w:hAnsi="Arial" w:cs="Arial"/>
        </w:rPr>
        <w:t xml:space="preserve">, does not affect gut colonization by </w:t>
      </w:r>
      <w:r w:rsidRPr="000D1028">
        <w:rPr>
          <w:rFonts w:ascii="Arial" w:hAnsi="Arial" w:cs="Arial"/>
          <w:i/>
        </w:rPr>
        <w:t>E. coli</w:t>
      </w:r>
      <w:r w:rsidRPr="000D1028">
        <w:rPr>
          <w:rFonts w:ascii="Arial" w:hAnsi="Arial" w:cs="Arial"/>
        </w:rPr>
        <w:t xml:space="preserve"> </w:t>
      </w:r>
      <w:r w:rsidRPr="000D1028">
        <w:rPr>
          <w:rFonts w:ascii="Arial" w:hAnsi="Arial" w:cs="Arial"/>
          <w:i/>
        </w:rPr>
        <w:t>in vivo</w:t>
      </w:r>
      <w:r w:rsidR="0066102C">
        <w:rPr>
          <w:rFonts w:ascii="Arial" w:hAnsi="Arial" w:cs="Arial"/>
          <w:i/>
        </w:rPr>
        <w:fldChar w:fldCharType="begin" w:fldLock="1"/>
      </w:r>
      <w:r w:rsidR="00C220E5">
        <w:rPr>
          <w:rFonts w:ascii="Arial" w:hAnsi="Arial" w:cs="Arial"/>
          <w:i/>
        </w:rPr>
        <w:instrText>ADDIN CSL_CITATION { "citationItems" : [ { "id" : "ITEM-1", "itemData" : { "DOI" : "10.1111/j.1365-2958.1992.tb01518.x", "abstract" : "... These filamentous bacterial surface organelles, which mediate mannose-sensitive attachment to mammalian epithelial ... We were curious as to whether type 1 pilus-mediated oropharyngeal colonization could ... this possibility, experiments were devised to test the roles of type 1 pili  ...  ", "author" : [ { "family" : "Bloch", "given" : "Craig A" }, { "family" : "Stocker", "given" : "Bruce A D" }, { "family" : "Orndorff", "given" : "Paul E" } ], "container-title" : "Molecular Microbiology", "id" : "ITEM-1", "issue" : "6", "issued" : { "date-parts" : [ [ "1992" ] ] }, "page" : "697-701", "title" : "A key role for type 1 pili in enterobacterial communicability", "type" : "article-journal", "volume" : "6" }, "uris" : [ "http://www.mendeley.com/documents/?uuid=a9cf332e-5809-46fe-b883-a6002d7b77fb" ] }, { "id" : "ITEM-2", "itemData" : { "abstract" : "ABSTRACT Escherichia coli F-18, an excellent colonizer of the streptomycin-treated mouse large intestine, produces type 1 pili . E. coli F-18 FimA-, type 1 pilus negative, and E. coli F-18 FimH-, type 1 pilus positive but adhesin negative, were constructed by bacteriophage P1 ...  ", "author" : [ { "family" : "McCormick", "given" : "B A" }, { "family" : "Franklin", "given" : "D P" }, { "family" : "Laux", "given" : "D C" }, { "family" : "Cohen", "given" : "P S" } ], "container-title" : "Infection and \u2026", "id" : "ITEM-2", "issued" : { "date-parts" : [ [ "1989" ] ] }, "title" : "Type 1 pili are not necessary for colonization of the streptomycin-treated mouse large intestine by type 1-piliated Escherichia coli F-18 and E. coli K-12.", "type" : "article-journal" }, "uris" : [ "http://www.mendeley.com/documents/?uuid=5afc7d78-562b-430d-8e4b-d04a4207e704" ] } ], "mendeley" : { "previouslyFormattedCitation" : "&lt;sup&gt;78,79&lt;/sup&gt;" }, "properties" : { "noteIndex" : 0 }, "schema" : "https://github.com/citation-style-language/schema/raw/master/csl-citation.json" }</w:instrText>
      </w:r>
      <w:r w:rsidR="0066102C">
        <w:rPr>
          <w:rFonts w:ascii="Arial" w:hAnsi="Arial" w:cs="Arial"/>
          <w:i/>
        </w:rPr>
        <w:fldChar w:fldCharType="separate"/>
      </w:r>
      <w:r w:rsidR="00C220E5" w:rsidRPr="00C220E5">
        <w:rPr>
          <w:rFonts w:ascii="Arial" w:hAnsi="Arial" w:cs="Arial"/>
          <w:noProof/>
          <w:vertAlign w:val="superscript"/>
        </w:rPr>
        <w:t>78,79</w:t>
      </w:r>
      <w:r w:rsidR="0066102C">
        <w:rPr>
          <w:rFonts w:ascii="Arial" w:hAnsi="Arial" w:cs="Arial"/>
          <w:i/>
        </w:rPr>
        <w:fldChar w:fldCharType="end"/>
      </w:r>
      <w:r w:rsidRPr="000D1028">
        <w:rPr>
          <w:rFonts w:ascii="Arial" w:hAnsi="Arial" w:cs="Arial"/>
        </w:rPr>
        <w:t xml:space="preserve">.  This indicates that, even if pathoadaptation of </w:t>
      </w:r>
      <w:r w:rsidRPr="000D1028">
        <w:rPr>
          <w:rFonts w:ascii="Arial" w:hAnsi="Arial" w:cs="Arial"/>
          <w:i/>
        </w:rPr>
        <w:t xml:space="preserve">E. coli fimH </w:t>
      </w:r>
      <w:r w:rsidRPr="000D1028">
        <w:rPr>
          <w:rFonts w:ascii="Arial" w:hAnsi="Arial" w:cs="Arial"/>
        </w:rPr>
        <w:t xml:space="preserve">to the task of binding to the bladder ligands was made optimal and completely eliminated ability to perform other tasks, there are still ecological contexts in which the fitness cost expected to occur through the process of pathoadaptation would be removed.  As a result, while the source-sink model of UPEC UTI may be theoretically sound, the biological relevancy of the model deserves further research. </w:t>
      </w:r>
    </w:p>
    <w:p w:rsidR="00BB3185" w:rsidRPr="000D1028" w:rsidRDefault="009F1295" w:rsidP="00EA1BD3">
      <w:pPr>
        <w:spacing w:after="0" w:line="480" w:lineRule="auto"/>
        <w:rPr>
          <w:rFonts w:ascii="Arial" w:hAnsi="Arial" w:cs="Arial"/>
        </w:rPr>
      </w:pPr>
      <w:r w:rsidRPr="000D1028">
        <w:rPr>
          <w:rFonts w:ascii="Arial" w:hAnsi="Arial" w:cs="Arial"/>
        </w:rPr>
        <w:tab/>
        <w:t xml:space="preserve">According to the source-sink model of UTI by UPEC, the bladder will be invaded and colonized by separate strains of </w:t>
      </w:r>
      <w:r w:rsidRPr="000D1028">
        <w:rPr>
          <w:rFonts w:ascii="Arial" w:hAnsi="Arial" w:cs="Arial"/>
          <w:i/>
        </w:rPr>
        <w:t xml:space="preserve">E. coli </w:t>
      </w:r>
      <w:r w:rsidRPr="000D1028">
        <w:rPr>
          <w:rFonts w:ascii="Arial" w:hAnsi="Arial" w:cs="Arial"/>
        </w:rPr>
        <w:t xml:space="preserve">that have developed separate, though possibly recurrent, </w:t>
      </w:r>
      <w:r w:rsidRPr="000D1028">
        <w:rPr>
          <w:rFonts w:ascii="Arial" w:hAnsi="Arial" w:cs="Arial"/>
          <w:i/>
        </w:rPr>
        <w:t xml:space="preserve">de novo </w:t>
      </w:r>
      <w:r w:rsidRPr="000D1028">
        <w:rPr>
          <w:rFonts w:ascii="Arial" w:hAnsi="Arial" w:cs="Arial"/>
        </w:rPr>
        <w:t xml:space="preserve">mutations that increase fitness in the bladder environment; however, these invasive, pathoadapted </w:t>
      </w:r>
      <w:r w:rsidRPr="000D1028">
        <w:rPr>
          <w:rFonts w:ascii="Arial" w:hAnsi="Arial" w:cs="Arial"/>
          <w:i/>
        </w:rPr>
        <w:t>E. coli</w:t>
      </w:r>
      <w:r w:rsidRPr="000D1028">
        <w:rPr>
          <w:rFonts w:ascii="Arial" w:hAnsi="Arial" w:cs="Arial"/>
        </w:rPr>
        <w:t xml:space="preserve"> clones eventually go extinct in the bladder due to the transient nature of UTIs and the reduced fitness of the pathoadaptive strains in other habitats</w:t>
      </w:r>
      <w:r w:rsidR="0066102C">
        <w:rPr>
          <w:rFonts w:ascii="Arial" w:hAnsi="Arial" w:cs="Arial"/>
        </w:rPr>
        <w:fldChar w:fldCharType="begin" w:fldLock="1"/>
      </w:r>
      <w:r w:rsidR="00C220E5">
        <w:rPr>
          <w:rFonts w:ascii="Arial" w:hAnsi="Arial" w:cs="Arial"/>
        </w:rPr>
        <w:instrText>ADDIN CSL_CITATION { "citationItems" : [ { "id" : "ITEM-1",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"ITEM-1", "issue" : "7", "issued" : { "date-parts" : [ [ "2004" ] ] }, "page" : "1373-1383", "title" : "Selection footprint in the FimH adhesin shows pathoadaptive niche differentiation in Escherichia coli.", "type" : "article-journal", "volume" : "21" }, "uris" : [ "http://www.mendeley.com/documents/?uuid=0523230d-1fb5-4e63-ae02-c7c8e4a89257"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"ITEM-3", "issue" : "2", "issued" : { "date-parts" : [ [ "2006" ] ] }, "page" : "204-214", "title" : "Haplotype Diversity in \u201cSource-Sink\u201d Dynamics of Escherichia coli Urovirulence", "type" : "article-journal", "volume" : "64" }, "uris" : [ "http://www.mendeley.com/documents/?uuid=ae1f7de5-54ae-42b4-a936-a09190b74fd7" ] }, { "id" : "ITEM-4",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"ITEM-4",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"&lt;sup&gt;23,28,64,65&lt;/sup&gt;"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23,28,64,65</w:t>
      </w:r>
      <w:r w:rsidR="0066102C">
        <w:rPr>
          <w:rFonts w:ascii="Arial" w:hAnsi="Arial" w:cs="Arial"/>
        </w:rPr>
        <w:fldChar w:fldCharType="end"/>
      </w:r>
      <w:r w:rsidRPr="000D1028">
        <w:rPr>
          <w:rFonts w:ascii="Arial" w:hAnsi="Arial" w:cs="Arial"/>
        </w:rPr>
        <w:t xml:space="preserve">.  As a result, virulence factors mediating uropathogenicity do not persist long enough to develop non-synonymous mutations and are expected to exist at low frequencies in the source populations of </w:t>
      </w:r>
      <w:r w:rsidRPr="000D1028">
        <w:rPr>
          <w:rFonts w:ascii="Arial" w:hAnsi="Arial" w:cs="Arial"/>
          <w:i/>
        </w:rPr>
        <w:t>E. coli</w:t>
      </w:r>
      <w:r w:rsidRPr="000D1028">
        <w:rPr>
          <w:rFonts w:ascii="Arial" w:hAnsi="Arial" w:cs="Arial"/>
        </w:rPr>
        <w:t xml:space="preserve"> residing in the gut</w:t>
      </w:r>
      <w:r w:rsidR="0066102C">
        <w:rPr>
          <w:rFonts w:ascii="Arial" w:hAnsi="Arial" w:cs="Arial"/>
        </w:rPr>
        <w:fldChar w:fldCharType="begin" w:fldLock="1"/>
      </w:r>
      <w:r w:rsidR="00C220E5">
        <w:rPr>
          <w:rFonts w:ascii="Arial" w:hAnsi="Arial" w:cs="Arial"/>
        </w:rPr>
        <w:instrText>ADDIN CSL_CITATION { "citationItems" : [ { "id" : "ITEM-1",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"ITEM-1",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"&lt;sup&gt;28&lt;/sup&gt;"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28</w:t>
      </w:r>
      <w:r w:rsidR="0066102C">
        <w:rPr>
          <w:rFonts w:ascii="Arial" w:hAnsi="Arial" w:cs="Arial"/>
        </w:rPr>
        <w:fldChar w:fldCharType="end"/>
      </w:r>
      <w:r w:rsidRPr="000D1028">
        <w:rPr>
          <w:rFonts w:ascii="Arial" w:hAnsi="Arial" w:cs="Arial"/>
        </w:rPr>
        <w:t>.  However, recently obtained evidence from the Hultgren lab indicates that at least two predictions postulated by the source-sink model of UPEC UTI may not be biologically accurate (paper in review).  These predictions are that: (i) pathoadaptive mutations increasing fitness in the bladder exist at low frequency in the gut and (ii) pathoadaptive mutations increasing fitness in the bladder environment result</w:t>
      </w:r>
      <w:ins w:id="51" w:author="Drew Schwartz" w:date="2012-10-24T03:51:00Z">
        <w:r w:rsidR="00C1729D">
          <w:rPr>
            <w:rFonts w:ascii="Arial" w:hAnsi="Arial" w:cs="Arial"/>
          </w:rPr>
          <w:t xml:space="preserve"> in a </w:t>
        </w:r>
      </w:ins>
      <w:del w:id="52" w:author="Drew Schwartz" w:date="2012-10-24T03:51:00Z">
        <w:r w:rsidRPr="000D1028" w:rsidDel="00C1729D">
          <w:rPr>
            <w:rFonts w:ascii="Arial" w:hAnsi="Arial" w:cs="Arial"/>
          </w:rPr>
          <w:delText xml:space="preserve"> </w:delText>
        </w:r>
      </w:del>
      <w:r w:rsidRPr="000D1028">
        <w:rPr>
          <w:rFonts w:ascii="Arial" w:hAnsi="Arial" w:cs="Arial"/>
        </w:rPr>
        <w:t xml:space="preserve">concomitant decrease fitness in the gut.  In this investigation, </w:t>
      </w:r>
      <w:r w:rsidRPr="000D1028">
        <w:rPr>
          <w:rFonts w:ascii="Arial" w:hAnsi="Arial" w:cs="Arial"/>
          <w:i/>
        </w:rPr>
        <w:t>E. coli</w:t>
      </w:r>
      <w:r w:rsidRPr="000D1028">
        <w:rPr>
          <w:rFonts w:ascii="Arial" w:hAnsi="Arial" w:cs="Arial"/>
        </w:rPr>
        <w:t xml:space="preserve"> strains were isolated from urine and rectal swab samples from four patients across multiple time-points during recurrent UTIs and subjected to multi-locus sequence typing and whole-genome sequencing in order to identify the clonality of the strains.  This research shows that, during recurrent UTIs, the dominant strain in populations of </w:t>
      </w:r>
      <w:r w:rsidRPr="000D1028">
        <w:rPr>
          <w:rFonts w:ascii="Arial" w:hAnsi="Arial" w:cs="Arial"/>
          <w:i/>
        </w:rPr>
        <w:t xml:space="preserve">E. coli </w:t>
      </w:r>
      <w:r w:rsidRPr="000D1028">
        <w:rPr>
          <w:rFonts w:ascii="Arial" w:hAnsi="Arial" w:cs="Arial"/>
        </w:rPr>
        <w:t xml:space="preserve">in the distal colon are clonal matches to UPEC found in the bladder.  These data are evidence that virulence factors can exist in high frequency in the gut, in contradiction to the </w:t>
      </w:r>
      <w:commentRangeStart w:id="53"/>
      <w:r w:rsidRPr="000D1028">
        <w:rPr>
          <w:rFonts w:ascii="Arial" w:hAnsi="Arial" w:cs="Arial"/>
        </w:rPr>
        <w:t>expected allele frequency predicted by the current source-sink model.  The strains also remained constant across time-points, except in one patient</w:t>
      </w:r>
      <w:commentRangeEnd w:id="53"/>
      <w:r w:rsidR="00C1729D">
        <w:rPr>
          <w:rStyle w:val="CommentReference"/>
          <w:vanish/>
        </w:rPr>
        <w:commentReference w:id="53"/>
      </w:r>
      <w:r w:rsidRPr="000D1028">
        <w:rPr>
          <w:rFonts w:ascii="Arial" w:hAnsi="Arial" w:cs="Arial"/>
        </w:rPr>
        <w:t>.  In this particular patient, the previously dominant strain was supplanted by a new strain containing different SNPs and gene content in both the gut and bladder habitats, indicating that a new strain was more fit in both environments, in direct contradiction to the fitness trade-off that is predicted to occur during pathoadaptation to the bladder environment.  These data were confirmed using MLST analysis and the fitness effects were further elucidated in competition experiment in animal models of both gut and bladder persistence.  Taken together, these data indicate that the source-sink model may not apply to all, or even most, of human UTIs caused by UPEC, and, thus, deserves further investigation in order to resolve the discrepancy between the theoretical model and empirical evidence.</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b/>
        </w:rPr>
        <w:t>Concluding Remarks</w:t>
      </w:r>
    </w:p>
    <w:p w:rsidR="00BB3185" w:rsidRPr="000D1028" w:rsidRDefault="009F1295" w:rsidP="00EA1BD3">
      <w:pPr>
        <w:spacing w:after="0" w:line="480" w:lineRule="auto"/>
        <w:rPr>
          <w:rFonts w:ascii="Arial" w:hAnsi="Arial" w:cs="Arial"/>
        </w:rPr>
      </w:pPr>
      <w:r w:rsidRPr="000D1028">
        <w:rPr>
          <w:rFonts w:ascii="Arial" w:hAnsi="Arial" w:cs="Arial"/>
        </w:rPr>
        <w:tab/>
        <w:t>The dynamics of pathogen population structure have been found to influence the spread of drug-resistance as well as the evolution of virulence in many important infectious diseases (Courcher, Harris, Holt, Leiberman) and is likely a factor in the UPEC virulence as well.  Currently, research into the population structure of UPEC has focused mainly on investigations into the source-sink model using molecular techniques such as MLST or single-locus analysis of the virulence factors, which have been shown to lack resolution in many cases</w:t>
      </w:r>
      <w:r w:rsidR="0066102C">
        <w:rPr>
          <w:rFonts w:ascii="Arial" w:hAnsi="Arial" w:cs="Arial"/>
        </w:rPr>
        <w:fldChar w:fldCharType="begin" w:fldLock="1"/>
      </w:r>
      <w:r w:rsidR="00C220E5">
        <w:rPr>
          <w:rFonts w:ascii="Arial" w:hAnsi="Arial" w:cs="Arial"/>
        </w:rPr>
        <w:instrText>ADDIN CSL_CITATION { "citationItems" : [ { "id" : "ITEM-1", "itemData" : { "DOI" : "10.1038/nrmicro1872", "author" : [ { "family" : "Achtman", "given" : "Mark" }, { "family" : "Wagner", "given" : "Michael" } ], "container-title" : "Nature Reviews Microbiology", "id" : "ITEM-1", "issued" : { "date-parts" : [ [ "2008" ] ] }, "title" : "Microbial diversity and the genetic nature of microbial species", "type" : "article-journal" }, "uris" : [ "http://www.mendeley.com/documents/?uuid=bcc43765-1de0-407e-a462-7cae538b9c0c" ] }, { "id" : "ITEM-2",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"ITEM-2", "issue" : "6", "issued" : { "date-parts" : [ [ "2008", "6" ] ] }, "page" : "419-30", "title" : "Microbiology in the post-genomic era.", "type" : "article-journal", "volume" : "6" }, "uris" : [ "http://www.mendeley.com/documents/?uuid=ed59733d-1a0f-481f-92a6-ff7e04f529c3" ] } ], "mendeley" : { "previouslyFormattedCitation" : "&lt;sup&gt;32,50&lt;/sup&gt;"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32,50</w:t>
      </w:r>
      <w:r w:rsidR="0066102C">
        <w:rPr>
          <w:rFonts w:ascii="Arial" w:hAnsi="Arial" w:cs="Arial"/>
        </w:rPr>
        <w:fldChar w:fldCharType="end"/>
      </w:r>
      <w:r w:rsidRPr="000D1028">
        <w:rPr>
          <w:rFonts w:ascii="Arial" w:hAnsi="Arial" w:cs="Arial"/>
        </w:rPr>
        <w:t xml:space="preserve">.  Additionally, although the process of recurrent UTIs offers a unique opportunity to test the biological relevancy of the source-sink model, research has focused extensively on acute infections.  As yet, the diversity and population structure of UPEC in the bladder and the gut have yet to be thoroughly explored using next generation sequencing technologies.  These technologies offer increased resolution between strains and greater robustness to confounding effects of recombination (Next-gen sequencing technology paper), and can be used to study this model system of an opportunistic pathogen.  </w:t>
      </w:r>
    </w:p>
    <w:p w:rsidR="00BB3185" w:rsidRDefault="009F1295" w:rsidP="00EA1BD3">
      <w:pPr>
        <w:spacing w:after="0" w:line="480" w:lineRule="auto"/>
        <w:ind w:firstLine="720"/>
        <w:rPr>
          <w:rFonts w:ascii="Arial" w:hAnsi="Arial" w:cs="Arial"/>
        </w:rPr>
      </w:pPr>
      <w:r w:rsidRPr="000D1028">
        <w:rPr>
          <w:rFonts w:ascii="Arial" w:hAnsi="Arial" w:cs="Arial"/>
        </w:rPr>
        <w:t>Knowing general mechanisms of evolution and population dynamics allows prediction of the evolutionary trajectory of pathogens through morphospace, which is defined as the collection of all possible phenotypes for a particular organism</w:t>
      </w:r>
      <w:r w:rsidR="0066102C">
        <w:rPr>
          <w:rFonts w:ascii="Arial" w:hAnsi="Arial" w:cs="Arial"/>
        </w:rPr>
        <w:fldChar w:fldCharType="begin" w:fldLock="1"/>
      </w:r>
      <w:r w:rsidR="00C220E5">
        <w:rPr>
          <w:rFonts w:ascii="Arial" w:hAnsi="Arial" w:cs="Arial"/>
        </w:rPr>
        <w:instrText>ADDIN CSL_CITATION { "citationItems" : [ { "id" : "ITEM-1", "itemData" : { "DOI" : "10.1126/science.1217405",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Darwin&amp;apos;s finches. Tasks can be inferred from measured phenotypes based on the behavior of organisms nearest the archetypes.", "author" : [ { "family" : "Shoval", "given" : "O" }, { "family" : "Sheftel", "given" : "H" }, { "family" : "Shinar", "given" : "G" }, { "family" : "Hart", "given" : "Y" }, { "family" : "Ramote", "given" : "O" }, { "family" : "Mayo", "given" : "A" }, { "family" : "Dekel", "given" : "E" }, { "family" : "Kavanagh", "given" : "K" }, { "family" : "Alon", "given" : "U" } ], "container-title" : "Science", "id" : "ITEM-1", "issue" : "6085", "issued" : { "date-parts" : [ [ "2012" ] ] }, "page" : "1157-1160", "title" : "Evolutionary trade-offs, Pareto optimality, and the geometry of phenotype space.", "type" : "article-journal", "volume" : "336" }, "uris" : [ "http://www.mendeley.com/documents/?uuid=47946739-6965-4855-8670-07728eff14e9" ] } ], "mendeley" : { "previouslyFormattedCitation" : "&lt;sup&gt;72&lt;/sup&gt;"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72</w:t>
      </w:r>
      <w:r w:rsidR="0066102C">
        <w:rPr>
          <w:rFonts w:ascii="Arial" w:hAnsi="Arial" w:cs="Arial"/>
        </w:rPr>
        <w:fldChar w:fldCharType="end"/>
      </w:r>
      <w:r w:rsidRPr="000D1028">
        <w:rPr>
          <w:rFonts w:ascii="Arial" w:hAnsi="Arial" w:cs="Arial"/>
        </w:rPr>
        <w:t>.  Knowledge of this trajectory ultimately enables researchers to understand, and correct, human activities that increase the virulence, transmission, and drug-resistance of c</w:t>
      </w:r>
      <w:r w:rsidR="00EA1BD3">
        <w:rPr>
          <w:rFonts w:ascii="Arial" w:hAnsi="Arial" w:cs="Arial"/>
        </w:rPr>
        <w:t>linically important pathogens.</w:t>
      </w:r>
    </w:p>
    <w:p w:rsidR="00EA1BD3" w:rsidRDefault="00EA1BD3" w:rsidP="00EA1BD3">
      <w:pPr>
        <w:spacing w:line="480" w:lineRule="auto"/>
        <w:rPr>
          <w:rFonts w:ascii="Arial" w:hAnsi="Arial" w:cs="Arial"/>
          <w:b/>
        </w:rPr>
      </w:pPr>
    </w:p>
    <w:p w:rsidR="00EA1BD3" w:rsidRDefault="00EA1BD3" w:rsidP="00EA1BD3">
      <w:pPr>
        <w:spacing w:after="0" w:line="480" w:lineRule="auto"/>
      </w:pPr>
      <w:r>
        <w:rPr>
          <w:rFonts w:ascii="Arial" w:hAnsi="Arial" w:cs="Arial"/>
          <w:b/>
        </w:rPr>
        <w:t>Experimental Design and Methods</w:t>
      </w:r>
    </w:p>
    <w:p w:rsidR="00EA1BD3" w:rsidRDefault="00EA1BD3" w:rsidP="00EA1BD3">
      <w:pPr>
        <w:spacing w:after="0" w:line="480" w:lineRule="auto"/>
      </w:pPr>
      <w:r>
        <w:rPr>
          <w:rFonts w:ascii="Arial" w:hAnsi="Arial" w:cs="Arial"/>
          <w:i/>
        </w:rPr>
        <w:t>Rationale for Experiment:</w:t>
      </w:r>
    </w:p>
    <w:p w:rsidR="00EA1BD3" w:rsidRDefault="00EA1BD3" w:rsidP="00EA1BD3">
      <w:pPr>
        <w:spacing w:after="0" w:line="480" w:lineRule="auto"/>
      </w:pPr>
      <w:r>
        <w:rPr>
          <w:rFonts w:ascii="Arial" w:hAnsi="Arial" w:cs="Arial"/>
        </w:rPr>
        <w:tab/>
        <w:t xml:space="preserve">While the population structure and phylogeny of UPEC between patients has been studied extensively, the variability and distribution of UPEC within a single patient </w:t>
      </w:r>
      <w:ins w:id="54" w:author="Drew Schwartz" w:date="2012-10-24T03:53:00Z">
        <w:r w:rsidR="00C1729D">
          <w:rPr>
            <w:rFonts w:ascii="Arial" w:hAnsi="Arial" w:cs="Arial"/>
          </w:rPr>
          <w:t xml:space="preserve">has </w:t>
        </w:r>
      </w:ins>
      <w:r>
        <w:rPr>
          <w:rFonts w:ascii="Arial" w:hAnsi="Arial" w:cs="Arial"/>
        </w:rPr>
        <w:t>yet to</w:t>
      </w:r>
      <w:ins w:id="55" w:author="Drew Schwartz" w:date="2012-10-24T03:53:00Z">
        <w:r w:rsidR="00C1729D">
          <w:rPr>
            <w:rFonts w:ascii="Arial" w:hAnsi="Arial" w:cs="Arial"/>
          </w:rPr>
          <w:t xml:space="preserve"> be</w:t>
        </w:r>
      </w:ins>
      <w:r>
        <w:rPr>
          <w:rFonts w:ascii="Arial" w:hAnsi="Arial" w:cs="Arial"/>
        </w:rPr>
        <w:t xml:space="preserve"> fully articulated.  Currently, the dominant model of population dynamics of UPEC during UTI is the source-sink model</w:t>
      </w:r>
      <w:r w:rsidR="0066102C">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"mendeley" : { "previouslyFormattedCitation" : "&lt;sup&gt;23,25&lt;/sup&gt;"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23,25</w:t>
      </w:r>
      <w:r w:rsidR="0066102C">
        <w:rPr>
          <w:rFonts w:ascii="Arial" w:hAnsi="Arial" w:cs="Arial"/>
        </w:rPr>
        <w:fldChar w:fldCharType="end"/>
      </w:r>
      <w:r>
        <w:rPr>
          <w:rFonts w:ascii="Arial" w:hAnsi="Arial" w:cs="Arial"/>
        </w:rPr>
        <w:t xml:space="preserve">.  In this model, the </w:t>
      </w:r>
      <w:r>
        <w:rPr>
          <w:rFonts w:ascii="Arial" w:hAnsi="Arial" w:cs="Arial"/>
          <w:i/>
        </w:rPr>
        <w:t>E. coli</w:t>
      </w:r>
      <w:r>
        <w:rPr>
          <w:rFonts w:ascii="Arial" w:hAnsi="Arial" w:cs="Arial"/>
        </w:rPr>
        <w:t xml:space="preserve"> population located in the gut is considered a source habitat with robust population growth that bolsters the transient sink population located in the bladder through repeated migrations</w:t>
      </w:r>
      <w:r w:rsidR="0066102C">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"&lt;sup&gt;23,25,28&lt;/sup&gt;"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23,25,28</w:t>
      </w:r>
      <w:r w:rsidR="0066102C">
        <w:rPr>
          <w:rFonts w:ascii="Arial" w:hAnsi="Arial" w:cs="Arial"/>
        </w:rPr>
        <w:fldChar w:fldCharType="end"/>
      </w:r>
      <w:r>
        <w:rPr>
          <w:rFonts w:ascii="Arial" w:hAnsi="Arial" w:cs="Arial"/>
        </w:rPr>
        <w:t xml:space="preserve">.  Support for this claim has rested mainly on the presence of pathogen-adaptive (pathoadaptive) changes found within virulence genes, particular the adhesin gene </w:t>
      </w:r>
      <w:r>
        <w:rPr>
          <w:rFonts w:ascii="Arial" w:hAnsi="Arial" w:cs="Arial"/>
          <w:i/>
        </w:rPr>
        <w:t>fimH</w:t>
      </w:r>
      <w:r>
        <w:rPr>
          <w:rFonts w:ascii="Arial" w:hAnsi="Arial" w:cs="Arial"/>
        </w:rPr>
        <w:t xml:space="preserve">, which encodes a critical component of </w:t>
      </w:r>
      <w:ins w:id="56" w:author="Drew Schwartz" w:date="2012-10-24T03:54:00Z">
        <w:r w:rsidR="00C1729D">
          <w:rPr>
            <w:rFonts w:ascii="Arial" w:hAnsi="Arial" w:cs="Arial"/>
          </w:rPr>
          <w:t>t</w:t>
        </w:r>
      </w:ins>
      <w:del w:id="57" w:author="Drew Schwartz" w:date="2012-10-24T03:54:00Z">
        <w:r w:rsidDel="00C1729D">
          <w:rPr>
            <w:rFonts w:ascii="Arial" w:hAnsi="Arial" w:cs="Arial"/>
          </w:rPr>
          <w:delText>T</w:delText>
        </w:r>
      </w:del>
      <w:r>
        <w:rPr>
          <w:rFonts w:ascii="Arial" w:hAnsi="Arial" w:cs="Arial"/>
        </w:rPr>
        <w:t>ype 1 pili that are involved in uropathogenicity</w:t>
      </w:r>
      <w:r w:rsidR="0066102C">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"id" : "ITEM-2",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"ITEM-2", "issued" : { "date-parts" : [ [ "1995" ] ] }, "title" : "Quantitative differences in adhesiveness of type 1 fimbriated Escherichia coli due to structural differences in fimH genes.", "type" : "article-journal" }, "uris" : [ "http://www.mendeley.com/documents/?uuid=a0d40123-4f55-4f96-97bd-01cb0bf418fe" ] }, { "id" : "ITEM-3",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"ITEM-3", "issued" : { "date-parts" : [ [ "1998" ] ] }, "title" : "Pathogenic adaptation of Escherichia coli by natural variation of the FimH adhesin", "type" : "article-journal" }, "uris" : [ "http://www.mendeley.com/documents/?uuid=048d24bf-868f-4003-8c54-391d935d3291" ] }, { "id" : "ITEM-4",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"ITEM-4", "issue" : "7", "issued" : { "date-parts" : [ [ "2004" ] ] }, "page" : "1373-1383", "title" : "Selection footprint in the FimH adhesin shows pathoadaptive niche differentiation in Escherichia coli.", "type" : "article-journal", "volume" : "21" }, "uris" : [ "http://www.mendeley.com/documents/?uuid=0523230d-1fb5-4e63-ae02-c7c8e4a89257" ] }, { "id" : "ITEM-5", "itemData" : { "DOI" : "10.1111/j.1365-2958.2005.04985.x", "abstract" : "Type 1 fimbriae of Escherichia coli mediate mannose-specific adhesion to host epithelial surfaces and consist of a major, antigenically variable pilin subunit, FimA, and a minor, structurally conserved adhesive subunit, FimH, located on the fimbrial tip. We have analysed the variability of fimA and fimH in strains of vaginal and other origin that belong to one of the most prominent clonal groups of extraintestinal pathogenic E. coli, comprised of O1:K1-, O2:K1- and O18:K1-based serotypes. Multiple locus sequence typing (MLST) of this group revealed that the strains have identical (at all but one nucleotide position) eight housekeeping loci around the genome and belong to the ST95 complex defined by the publicly available E. coli MLST database. Multiple highly diverse fimA alleles have been introduced into the ST95 clonal complex via horizontal transfer, at a frequency comparable to that of genes defining the major O- and H-antigens. However, no further significant FimA diversification has occurred via point mutation after the transfers. In contrast, while fimH alleles also move horizontally (along with the fimA loci), they acquire point amino acid replacements at a higher rate than either housekeeping genes or fimA. These FimH mutations enhance binding to monomannose receptors and bacterial tropism for human vaginal epithelium. A similar pattern of rapid within-clonal structural evolution of the adhesive, but not pilin, subunit is also seen, respectively, in papG and papA alleles of the di-galactose-specific P-fimbriae. Thus, while structurally diverse pilin subunits of E. coli fimbriae are under selective pressure for frequent horizontal transfer between clones, the adhesive subunits of extraintestinal E. coli are under strong positive selection (Dn/Ds &amp;gt; 1 for fimH and papG) for functionally adaptive amino acid replacements.", "author" : [ { "family" : "Weissman", "given" : "Scott J" }, { "family" : "Chattopadhyay", "given" : "Sujay" }, { "family" : "Aprikian", "given" : "Pavel" }, { "family" : "Obata-Yasuoka", "given" : "Mana" }, { "family" : "Yarova-Yarovaya", "given" : "Yuliya" }, { "family" : "Stapleton", "given" : "Ann" }, { "family" : "Ba-Thein", "given" : "William" }, { "family" : "Dykhuizen", "given" : "Daniel" }, { "family" : "Johnson", "given" : "James R" }, { "family" : "Sokurenko", "given" : "Evgeni V" } ], "container-title" : "Molecular Microbiology", "id" : "ITEM-5", "issue" : "3", "issued" : { "date-parts" : [ [ "2006" ] ] }, "page" : "975-988", "title" : "Clonal analysis reveals high rate of structural mutations in fimbrial adhesins of extraintestinal pathogenic Escherichia coli.", "type" : "article-journal", "volume" : "59" }, "uris" : [ "http://www.mendeley.com/documents/?uuid=b03b720d-f674-4b5e-8bb3-161e046c7f48" ] }, { "id" : "ITEM-6",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"ITEM-6", "issue" : "2", "issued" : { "date-parts" : [ [ "2006" ] ] }, "page" : "204-214", "title" : "Haplotype Diversity in \u201cSource-Sink\u201d Dynamics of Escherichia coli Urovirulence", "type" : "article-journal", "volume" : "64" }, "uris" : [ "http://www.mendeley.com/documents/?uuid=ae1f7de5-54ae-42b4-a936-a09190b74fd7" ] }, { "id" : "ITEM-7",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"ITEM-7",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"&lt;sup&gt;22,28,64,65,69,70,76&lt;/sup&gt;"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22,28,64,65,69,70,76</w:t>
      </w:r>
      <w:r w:rsidR="0066102C">
        <w:rPr>
          <w:rFonts w:ascii="Arial" w:hAnsi="Arial" w:cs="Arial"/>
        </w:rPr>
        <w:fldChar w:fldCharType="end"/>
      </w:r>
      <w:r>
        <w:rPr>
          <w:rFonts w:ascii="Arial" w:hAnsi="Arial" w:cs="Arial"/>
        </w:rPr>
        <w:t xml:space="preserve">.  In the model of source-sink dynamics, </w:t>
      </w:r>
      <w:r>
        <w:rPr>
          <w:rFonts w:ascii="Arial" w:hAnsi="Arial" w:cs="Arial"/>
          <w:i/>
        </w:rPr>
        <w:t>E. coli</w:t>
      </w:r>
      <w:r>
        <w:rPr>
          <w:rFonts w:ascii="Arial" w:hAnsi="Arial" w:cs="Arial"/>
        </w:rPr>
        <w:t xml:space="preserve"> found in the bladder acquire pathoad</w:t>
      </w:r>
      <w:ins w:id="58" w:author="Drew Schwartz" w:date="2012-10-24T03:54:00Z">
        <w:r w:rsidR="00C1729D">
          <w:rPr>
            <w:rFonts w:ascii="Arial" w:hAnsi="Arial" w:cs="Arial"/>
          </w:rPr>
          <w:t>a</w:t>
        </w:r>
      </w:ins>
      <w:r>
        <w:rPr>
          <w:rFonts w:ascii="Arial" w:hAnsi="Arial" w:cs="Arial"/>
        </w:rPr>
        <w:t>p</w:t>
      </w:r>
      <w:del w:id="59" w:author="Drew Schwartz" w:date="2012-10-24T03:54:00Z">
        <w:r w:rsidDel="00C1729D">
          <w:rPr>
            <w:rFonts w:ascii="Arial" w:hAnsi="Arial" w:cs="Arial"/>
          </w:rPr>
          <w:delText>a</w:delText>
        </w:r>
      </w:del>
      <w:r>
        <w:rPr>
          <w:rFonts w:ascii="Arial" w:hAnsi="Arial" w:cs="Arial"/>
        </w:rPr>
        <w:t xml:space="preserve">tive mutations that increase their fitness in the bladder environment, however, these mutations are expected also to reduce fitness in the gut environment.  As a result, </w:t>
      </w:r>
      <w:r>
        <w:rPr>
          <w:rFonts w:ascii="Arial" w:hAnsi="Arial" w:cs="Arial"/>
          <w:i/>
        </w:rPr>
        <w:t>E. coli</w:t>
      </w:r>
      <w:r>
        <w:rPr>
          <w:rFonts w:ascii="Arial" w:hAnsi="Arial" w:cs="Arial"/>
        </w:rPr>
        <w:t xml:space="preserve"> carrying these mutations are expected to occur in a high abundance in the bladder and also occur at low abundance in the gut</w:t>
      </w:r>
      <w:r w:rsidR="0066102C">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"ITEM-2", "issue" : "2", "issued" : { "date-parts" : [ [ "2006" ] ] }, "page" : "204-214", "title" : "Haplotype Diversity in \u201cSource-Sink\u201d Dynamics of Escherichia coli Urovirulence", "type" : "article-journal", "volume" : "64" }, "uris" : [ "http://www.mendeley.com/documents/?uuid=ae1f7de5-54ae-42b4-a936-a09190b74fd7"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22,28,65</w:t>
      </w:r>
      <w:r w:rsidR="0066102C">
        <w:rPr>
          <w:rFonts w:ascii="Arial" w:hAnsi="Arial" w:cs="Arial"/>
        </w:rPr>
        <w:fldChar w:fldCharType="end"/>
      </w:r>
      <w:r>
        <w:rPr>
          <w:rFonts w:ascii="Arial" w:hAnsi="Arial" w:cs="Arial"/>
        </w:rPr>
        <w:t>.  Additionally, because the bladder is considered an evolutionary dead-end, repeated invasions by distinct clones are expected to be responsible for recurrent UTI, rather than a single clonal subpopulation seeding multiple invasions</w:t>
      </w:r>
      <w:commentRangeStart w:id="60"/>
      <w:r w:rsidR="0066102C">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"ITEM-2", "issue" : "2", "issued" : { "date-parts" : [ [ "2006" ] ] }, "page" : "204-214", "title" : "Haplotype Diversity in \u201cSource-Sink\u201d Dynamics of Escherichia coli Urovirulence", "type" : "article-journal", "volume" : "64" }, "uris" : [ "http://www.mendeley.com/documents/?uuid=ae1f7de5-54ae-42b4-a936-a09190b74fd7"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"&lt;sup&gt;22,28,65&lt;/sup&gt;"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22,28,65</w:t>
      </w:r>
      <w:r w:rsidR="0066102C">
        <w:rPr>
          <w:rFonts w:ascii="Arial" w:hAnsi="Arial" w:cs="Arial"/>
        </w:rPr>
        <w:fldChar w:fldCharType="end"/>
      </w:r>
      <w:commentRangeEnd w:id="60"/>
      <w:r w:rsidR="00C1729D">
        <w:rPr>
          <w:rStyle w:val="CommentReference"/>
          <w:vanish/>
        </w:rPr>
        <w:commentReference w:id="60"/>
      </w:r>
      <w:r>
        <w:rPr>
          <w:rFonts w:ascii="Arial" w:hAnsi="Arial" w:cs="Arial"/>
        </w:rPr>
        <w:t xml:space="preserve">.  Recent evidence suggests the source-sink model may not be accurate (paper in review).  </w:t>
      </w:r>
    </w:p>
    <w:p w:rsidR="00EA1BD3" w:rsidRDefault="00EA1BD3" w:rsidP="00EA1BD3">
      <w:pPr>
        <w:spacing w:after="0" w:line="480" w:lineRule="auto"/>
      </w:pPr>
      <w:r>
        <w:rPr>
          <w:rFonts w:ascii="Arial" w:hAnsi="Arial" w:cs="Arial"/>
        </w:rPr>
        <w:tab/>
      </w:r>
      <w:commentRangeStart w:id="61"/>
      <w:r>
        <w:rPr>
          <w:rFonts w:ascii="Arial" w:hAnsi="Arial" w:cs="Arial"/>
        </w:rPr>
        <w:t xml:space="preserve">Given the recent evidence, I hypothesize that </w:t>
      </w:r>
      <w:r>
        <w:rPr>
          <w:rFonts w:ascii="Arial" w:hAnsi="Arial" w:cs="Arial"/>
          <w:i/>
        </w:rPr>
        <w:t xml:space="preserve">UPEC pathoadaption that results in increased fitness in the bladder does </w:t>
      </w:r>
      <w:r>
        <w:rPr>
          <w:rFonts w:ascii="Arial" w:hAnsi="Arial" w:cs="Arial"/>
          <w:i/>
          <w:u w:val="single"/>
        </w:rPr>
        <w:t>not</w:t>
      </w:r>
      <w:r>
        <w:rPr>
          <w:rFonts w:ascii="Arial" w:hAnsi="Arial" w:cs="Arial"/>
          <w:i/>
        </w:rPr>
        <w:t xml:space="preserve"> result in decreased fitness in the gut, meaning that</w:t>
      </w:r>
      <w:r>
        <w:rPr>
          <w:rFonts w:ascii="Arial" w:hAnsi="Arial" w:cs="Arial"/>
          <w:i/>
          <w:u w:val="single"/>
        </w:rPr>
        <w:t xml:space="preserve"> the current source-sink model of UPEC UTI is not biologically </w:t>
      </w:r>
      <w:commentRangeStart w:id="62"/>
      <w:r>
        <w:rPr>
          <w:rFonts w:ascii="Arial" w:hAnsi="Arial" w:cs="Arial"/>
          <w:i/>
          <w:u w:val="single"/>
        </w:rPr>
        <w:t>accurate</w:t>
      </w:r>
      <w:commentRangeEnd w:id="62"/>
      <w:r w:rsidR="00EA7009">
        <w:rPr>
          <w:rStyle w:val="CommentReference"/>
          <w:vanish/>
        </w:rPr>
        <w:commentReference w:id="62"/>
      </w:r>
      <w:r>
        <w:rPr>
          <w:rFonts w:ascii="Arial" w:hAnsi="Arial" w:cs="Arial"/>
          <w:i/>
        </w:rPr>
        <w:t xml:space="preserve">. </w:t>
      </w:r>
      <w:r>
        <w:rPr>
          <w:rFonts w:ascii="Arial" w:hAnsi="Arial" w:cs="Arial"/>
        </w:rPr>
        <w:t xml:space="preserve">This hypothesis results in two predictions that are testable using pathogenomic analysis.  </w:t>
      </w:r>
      <w:r>
        <w:rPr>
          <w:rFonts w:ascii="Arial" w:hAnsi="Arial" w:cs="Arial"/>
          <w:b/>
        </w:rPr>
        <w:t xml:space="preserve">If the source-sink model of pathoadaptation and population dynamics is accurate, then (i) strains causing recurrent UTIs should be genotypically distinct from previous strains </w:t>
      </w:r>
      <w:del w:id="63" w:author="Drew Schwartz" w:date="2012-10-24T03:57:00Z">
        <w:r w:rsidDel="00CE2F71">
          <w:rPr>
            <w:rFonts w:ascii="Arial" w:hAnsi="Arial" w:cs="Arial"/>
            <w:b/>
          </w:rPr>
          <w:delText xml:space="preserve"> </w:delText>
        </w:r>
      </w:del>
      <w:r>
        <w:rPr>
          <w:rFonts w:ascii="Arial" w:hAnsi="Arial" w:cs="Arial"/>
          <w:b/>
        </w:rPr>
        <w:t>and (ii) the alleles of virulence factors that confer fitness in the bladder will exist at low frequency in the gut.</w:t>
      </w:r>
      <w:commentRangeEnd w:id="61"/>
      <w:r w:rsidR="00EA7009">
        <w:rPr>
          <w:rStyle w:val="CommentReference"/>
          <w:vanish/>
        </w:rPr>
        <w:commentReference w:id="61"/>
      </w:r>
    </w:p>
    <w:p w:rsidR="00EA1BD3" w:rsidRDefault="00EA1BD3" w:rsidP="00EA1BD3">
      <w:pPr>
        <w:spacing w:after="0" w:line="480" w:lineRule="auto"/>
      </w:pPr>
    </w:p>
    <w:p w:rsidR="00EA1BD3" w:rsidRDefault="00EA1BD3" w:rsidP="00EA1BD3">
      <w:pPr>
        <w:spacing w:after="0" w:line="480" w:lineRule="auto"/>
      </w:pPr>
      <w:r>
        <w:rPr>
          <w:rFonts w:ascii="Arial" w:hAnsi="Arial" w:cs="Arial"/>
          <w:i/>
        </w:rPr>
        <w:t>Experimental Plan</w:t>
      </w:r>
    </w:p>
    <w:p w:rsidR="00B353CC" w:rsidRDefault="00EA1BD3" w:rsidP="00EA1BD3">
      <w:pPr>
        <w:spacing w:after="0" w:line="480" w:lineRule="auto"/>
        <w:rPr>
          <w:rFonts w:ascii="Arial" w:hAnsi="Arial" w:cs="Arial"/>
          <w:noProof/>
        </w:rPr>
      </w:pPr>
      <w:r>
        <w:rPr>
          <w:rFonts w:ascii="Arial" w:hAnsi="Arial" w:cs="Arial"/>
        </w:rPr>
        <w:tab/>
        <w:t xml:space="preserve">In order to fully investigate the effects of pathoadaptation on the population dynamics of UPEC during UTI, two questions </w:t>
      </w:r>
      <w:del w:id="64" w:author="Drew Schwartz" w:date="2012-10-24T03:59:00Z">
        <w:r w:rsidDel="00EA7009">
          <w:rPr>
            <w:rFonts w:ascii="Arial" w:hAnsi="Arial" w:cs="Arial"/>
          </w:rPr>
          <w:delText xml:space="preserve">must </w:delText>
        </w:r>
      </w:del>
      <w:ins w:id="65" w:author="Drew Schwartz" w:date="2012-10-24T03:59:00Z">
        <w:r w:rsidR="00EA7009">
          <w:rPr>
            <w:rFonts w:ascii="Arial" w:hAnsi="Arial" w:cs="Arial"/>
          </w:rPr>
          <w:t xml:space="preserve">will </w:t>
        </w:r>
      </w:ins>
      <w:r>
        <w:rPr>
          <w:rFonts w:ascii="Arial" w:hAnsi="Arial" w:cs="Arial"/>
        </w:rPr>
        <w:t xml:space="preserve">be answered: (i) What is the allelic frequency of known UPEC virulence factors in the gut and bladder habitats? and (ii) </w:t>
      </w:r>
      <w:commentRangeStart w:id="66"/>
      <w:r>
        <w:rPr>
          <w:rFonts w:ascii="Arial" w:hAnsi="Arial" w:cs="Arial"/>
        </w:rPr>
        <w:t xml:space="preserve">Do different clones of UPEC cause recurrent UTI?  </w:t>
      </w:r>
      <w:commentRangeEnd w:id="66"/>
      <w:r w:rsidR="00EA7009">
        <w:rPr>
          <w:rStyle w:val="CommentReference"/>
          <w:vanish/>
        </w:rPr>
        <w:commentReference w:id="66"/>
      </w:r>
      <w:r>
        <w:rPr>
          <w:rFonts w:ascii="Arial" w:hAnsi="Arial" w:cs="Arial"/>
        </w:rPr>
        <w:t>These questions can be answered through the comparison of whole-genome sequences of UPEC isolated from fecal and urine samples taken patients suffering recurrent UTIs (Figure 4).</w:t>
      </w:r>
      <w:r w:rsidR="00B353CC" w:rsidRPr="00B353CC">
        <w:rPr>
          <w:rFonts w:ascii="Arial" w:hAnsi="Arial" w:cs="Arial"/>
          <w:noProof/>
        </w:rPr>
        <w:t xml:space="preserve"> </w:t>
      </w:r>
    </w:p>
    <w:p w:rsidR="00EA1BD3" w:rsidRDefault="00B353CC" w:rsidP="00EA1BD3">
      <w:pPr>
        <w:spacing w:after="0" w:line="480" w:lineRule="auto"/>
      </w:pPr>
      <w:r>
        <w:rPr>
          <w:rFonts w:ascii="Arial" w:hAnsi="Arial" w:cs="Arial"/>
          <w:noProof/>
        </w:rPr>
        <w:drawing>
          <wp:inline distT="0" distB="0" distL="0" distR="0">
            <wp:extent cx="5943600" cy="608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Overview_of_aims.jpg"/>
                    <pic:cNvPicPr/>
                  </pic:nvPicPr>
                  <pic:blipFill>
                    <a:blip r:embed="rId1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089015"/>
                    </a:xfrm>
                    <a:prstGeom prst="rect">
                      <a:avLst/>
                    </a:prstGeom>
                  </pic:spPr>
                </pic:pic>
              </a:graphicData>
            </a:graphic>
          </wp:inline>
        </w:drawing>
      </w:r>
    </w:p>
    <w:p w:rsidR="00B353CC" w:rsidRDefault="00B353CC" w:rsidP="00B353CC">
      <w:pPr>
        <w:keepNext/>
        <w:spacing w:after="0" w:line="480" w:lineRule="auto"/>
      </w:pPr>
    </w:p>
    <w:p w:rsidR="00B353CC" w:rsidRPr="00B11220" w:rsidRDefault="00B353CC" w:rsidP="00B353CC">
      <w:pPr>
        <w:pStyle w:val="Caption"/>
        <w:rPr>
          <w:rFonts w:ascii="Arial" w:hAnsi="Arial" w:cs="Arial"/>
          <w:b w:val="0"/>
          <w:color w:val="auto"/>
        </w:rPr>
      </w:pPr>
      <w:r w:rsidRPr="00BD21DC">
        <w:rPr>
          <w:rFonts w:ascii="Arial" w:hAnsi="Arial" w:cs="Arial"/>
          <w:color w:val="auto"/>
        </w:rPr>
        <w:t xml:space="preserve">Figure </w:t>
      </w:r>
      <w:r w:rsidR="0066102C" w:rsidRPr="00BD21DC">
        <w:rPr>
          <w:rFonts w:ascii="Arial" w:hAnsi="Arial" w:cs="Arial"/>
          <w:color w:val="auto"/>
        </w:rPr>
        <w:fldChar w:fldCharType="begin"/>
      </w:r>
      <w:r w:rsidRPr="00BD21DC">
        <w:rPr>
          <w:rFonts w:ascii="Arial" w:hAnsi="Arial" w:cs="Arial"/>
          <w:color w:val="auto"/>
        </w:rPr>
        <w:instrText xml:space="preserve"> SEQ Figure \* ARABIC </w:instrText>
      </w:r>
      <w:r w:rsidR="0066102C" w:rsidRPr="00BD21DC">
        <w:rPr>
          <w:rFonts w:ascii="Arial" w:hAnsi="Arial" w:cs="Arial"/>
          <w:color w:val="auto"/>
        </w:rPr>
        <w:fldChar w:fldCharType="separate"/>
      </w:r>
      <w:r w:rsidR="00CB2240">
        <w:rPr>
          <w:rFonts w:ascii="Arial" w:hAnsi="Arial" w:cs="Arial"/>
          <w:noProof/>
          <w:color w:val="auto"/>
        </w:rPr>
        <w:t>4</w:t>
      </w:r>
      <w:r w:rsidR="0066102C" w:rsidRPr="00BD21DC">
        <w:rPr>
          <w:rFonts w:ascii="Arial" w:hAnsi="Arial" w:cs="Arial"/>
          <w:color w:val="auto"/>
        </w:rPr>
        <w:fldChar w:fldCharType="end"/>
      </w:r>
      <w:r>
        <w:rPr>
          <w:rFonts w:ascii="Arial" w:hAnsi="Arial" w:cs="Arial"/>
          <w:color w:val="auto"/>
        </w:rPr>
        <w:t xml:space="preserve">. </w:t>
      </w:r>
      <w:r>
        <w:rPr>
          <w:rFonts w:ascii="Arial" w:hAnsi="Arial" w:cs="Arial"/>
          <w:b w:val="0"/>
          <w:color w:val="auto"/>
        </w:rPr>
        <w:t xml:space="preserve">Schematic detailing overview of experimental plan.  Fecal and urine samples will be collected by immunomagnetic separation and selective plating, respectively.  Genomic DNA will be extracted and prepped for paired-end sequencing on the Illumina HiSeq 2000 platform.  Complete genomes will be analyzed to identify the core and accessory genomes of UPEC species, and the structure of the </w:t>
      </w:r>
      <w:r>
        <w:rPr>
          <w:rFonts w:ascii="Arial" w:hAnsi="Arial" w:cs="Arial"/>
          <w:b w:val="0"/>
          <w:i/>
          <w:color w:val="auto"/>
        </w:rPr>
        <w:t>E. coli</w:t>
      </w:r>
      <w:r>
        <w:rPr>
          <w:rFonts w:ascii="Arial" w:hAnsi="Arial" w:cs="Arial"/>
          <w:b w:val="0"/>
          <w:color w:val="auto"/>
        </w:rPr>
        <w:t xml:space="preserve"> populations will be described and compared to ascertain clonality.  Allele frequencies of virulence genes will be determined in order to identify patterns of clustering in either the gut or bladder populations.</w:t>
      </w:r>
    </w:p>
    <w:p w:rsidR="00EA1BD3" w:rsidRDefault="00EA1BD3" w:rsidP="00EA1BD3">
      <w:pPr>
        <w:spacing w:after="0" w:line="480" w:lineRule="auto"/>
      </w:pPr>
    </w:p>
    <w:p w:rsidR="00B353CC" w:rsidRDefault="00B353CC" w:rsidP="00EA1BD3">
      <w:pPr>
        <w:spacing w:after="0" w:line="480" w:lineRule="auto"/>
      </w:pPr>
    </w:p>
    <w:p w:rsidR="00EA1BD3" w:rsidRPr="00EA1BD3" w:rsidRDefault="00EA1BD3" w:rsidP="00EA1BD3">
      <w:pPr>
        <w:pStyle w:val="ListParagraph"/>
        <w:numPr>
          <w:ilvl w:val="0"/>
          <w:numId w:val="1"/>
          <w:numberingChange w:id="67" w:author="Drew Schwartz" w:date="2012-10-24T02:42:00Z" w:original="%1:1:3:."/>
        </w:numPr>
        <w:spacing w:after="0" w:line="480" w:lineRule="auto"/>
        <w:ind w:left="720"/>
        <w:rPr>
          <w:rFonts w:ascii="Arial" w:hAnsi="Arial" w:cs="Arial"/>
          <w:b/>
        </w:rPr>
      </w:pPr>
      <w:r w:rsidRPr="00EA1BD3">
        <w:rPr>
          <w:rFonts w:ascii="Arial" w:hAnsi="Arial" w:cs="Arial"/>
          <w:b/>
        </w:rPr>
        <w:t xml:space="preserve">Cohort selection and disease definition:  </w:t>
      </w:r>
    </w:p>
    <w:p w:rsidR="00EA1BD3" w:rsidRDefault="00EA1BD3" w:rsidP="00EA1BD3">
      <w:pPr>
        <w:spacing w:after="0" w:line="480" w:lineRule="auto"/>
        <w:ind w:firstLine="720"/>
        <w:rPr>
          <w:rFonts w:ascii="Arial" w:hAnsi="Arial" w:cs="Arial"/>
        </w:rPr>
      </w:pPr>
      <w:r w:rsidRPr="00EA1BD3">
        <w:rPr>
          <w:rFonts w:ascii="Arial" w:hAnsi="Arial" w:cs="Arial"/>
        </w:rPr>
        <w:t>A cohort of 12-20 otherwise healthy, female patients between the ages of 18 and 44 suffering recurrent UTIs will be enrolled in a study and tracked for several months by a licensed urology clinic.  In this study, UTI is defined using a combination of urinary tract symptoms and the presence of culturable bacteria in the urine</w:t>
      </w:r>
      <w:r w:rsidR="0066102C">
        <w:rPr>
          <w:rFonts w:ascii="Arial" w:hAnsi="Arial" w:cs="Arial"/>
        </w:rPr>
        <w:fldChar w:fldCharType="begin" w:fldLock="1"/>
      </w:r>
      <w:r w:rsidR="00C220E5">
        <w:rPr>
          <w:rFonts w:ascii="Arial" w:hAnsi="Arial" w:cs="Arial"/>
        </w:rPr>
        <w:instrText>ADDIN CSL_CITATION { "citationItems" : [ { "id" : "ITEM-1",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"ITEM-1", "issue" : "12", "issued" : { "date-parts" : [ [ "2010" ] ] }, "page" : "653-660", "title" : "The epidemiology of urinary tract infection", "type" : "article-journal", "volume" : "7" }, "uris" : [ "http://www.mendeley.com/documents/?uuid=1d67a8c2-6a48-45be-9dd2-bda8daea46eb" ] } ], "mendeley" : { "previouslyFormattedCitation" : "&lt;sup&gt;4&lt;/sup&gt;"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4</w:t>
      </w:r>
      <w:r w:rsidR="0066102C">
        <w:rPr>
          <w:rFonts w:ascii="Arial" w:hAnsi="Arial" w:cs="Arial"/>
        </w:rPr>
        <w:fldChar w:fldCharType="end"/>
      </w:r>
      <w:r w:rsidRPr="00EA1BD3">
        <w:rPr>
          <w:rFonts w:ascii="Arial" w:hAnsi="Arial" w:cs="Arial"/>
        </w:rPr>
        <w:t>.  The presence of more than 10</w:t>
      </w:r>
      <w:ins w:id="68" w:author="Drew Schwartz" w:date="2012-10-24T04:02:00Z">
        <w:r w:rsidR="00EA7009">
          <w:rPr>
            <w:rFonts w:ascii="Arial" w:hAnsi="Arial" w:cs="Arial"/>
            <w:vertAlign w:val="superscript"/>
          </w:rPr>
          <w:t>4</w:t>
        </w:r>
      </w:ins>
      <w:del w:id="69" w:author="Drew Schwartz" w:date="2012-10-24T04:02:00Z">
        <w:r w:rsidRPr="00EA1BD3" w:rsidDel="00EA7009">
          <w:rPr>
            <w:rFonts w:ascii="Arial" w:hAnsi="Arial" w:cs="Arial"/>
          </w:rPr>
          <w:delText>^4</w:delText>
        </w:r>
      </w:del>
      <w:r w:rsidRPr="00EA1BD3">
        <w:rPr>
          <w:rFonts w:ascii="Arial" w:hAnsi="Arial" w:cs="Arial"/>
        </w:rPr>
        <w:t xml:space="preserve"> colony forming units (cfu) per mL of urine in samples collected using clean-catch method will be necessary for a diagnosis of UTI.  Recurrent UTI is defined as a second UTI within 3 months of a previous episode.  These definitions are necessary to maintain consistency between diagnoses and are standard in the field.</w:t>
      </w:r>
    </w:p>
    <w:p w:rsidR="00EA1BD3" w:rsidRDefault="00EA1BD3" w:rsidP="00EA1BD3">
      <w:pPr>
        <w:spacing w:after="0" w:line="480" w:lineRule="auto"/>
        <w:ind w:left="360"/>
      </w:pPr>
    </w:p>
    <w:p w:rsidR="00EA1BD3" w:rsidRPr="00EA1BD3" w:rsidRDefault="00EA1BD3" w:rsidP="00EA1BD3">
      <w:pPr>
        <w:pStyle w:val="ListParagraph"/>
        <w:numPr>
          <w:ilvl w:val="0"/>
          <w:numId w:val="1"/>
          <w:numberingChange w:id="70" w:author="Drew Schwartz" w:date="2012-10-24T02:42:00Z" w:original="%1:2:3:."/>
        </w:numPr>
        <w:spacing w:after="0" w:line="480" w:lineRule="auto"/>
        <w:ind w:left="720"/>
        <w:rPr>
          <w:rFonts w:ascii="Arial" w:hAnsi="Arial" w:cs="Arial"/>
          <w:b/>
        </w:rPr>
      </w:pPr>
      <w:r w:rsidRPr="00EA1BD3">
        <w:rPr>
          <w:rFonts w:ascii="Arial" w:hAnsi="Arial" w:cs="Arial"/>
          <w:b/>
        </w:rPr>
        <w:t xml:space="preserve">Sample collection: </w:t>
      </w:r>
    </w:p>
    <w:p w:rsidR="00EA1BD3" w:rsidRDefault="00EA1BD3" w:rsidP="00EA1BD3">
      <w:pPr>
        <w:spacing w:after="0" w:line="480" w:lineRule="auto"/>
        <w:ind w:firstLine="720"/>
        <w:rPr>
          <w:rFonts w:ascii="Arial" w:hAnsi="Arial" w:cs="Arial"/>
        </w:rPr>
      </w:pPr>
      <w:r w:rsidRPr="00EA1BD3">
        <w:rPr>
          <w:rFonts w:ascii="Arial" w:hAnsi="Arial" w:cs="Arial"/>
        </w:rPr>
        <w:t>Fecal and urine samples will be collected on a monthly interval.  Additional samples will be collected during clinical visits for treatment of acute or recurrent UTI.  This time frame will enable collection of samples before, during, and after recurrent UTI episodes.</w:t>
      </w:r>
    </w:p>
    <w:p w:rsidR="00B11220" w:rsidRDefault="00B11220" w:rsidP="00B11220">
      <w:pPr>
        <w:pStyle w:val="ListParagraph"/>
        <w:spacing w:after="0" w:line="480" w:lineRule="auto"/>
        <w:rPr>
          <w:rFonts w:ascii="Arial" w:hAnsi="Arial" w:cs="Arial"/>
          <w:b/>
        </w:rPr>
      </w:pPr>
    </w:p>
    <w:p w:rsidR="00EA1BD3" w:rsidRPr="00B11220" w:rsidRDefault="00EA1BD3" w:rsidP="00B11220">
      <w:pPr>
        <w:pStyle w:val="ListParagraph"/>
        <w:numPr>
          <w:ilvl w:val="0"/>
          <w:numId w:val="1"/>
          <w:numberingChange w:id="71" w:author="Drew Schwartz" w:date="2012-10-24T02:42:00Z" w:original="%1:3:3:."/>
        </w:numPr>
        <w:spacing w:after="0" w:line="480" w:lineRule="auto"/>
        <w:ind w:left="720"/>
        <w:rPr>
          <w:rFonts w:ascii="Arial" w:hAnsi="Arial" w:cs="Arial"/>
          <w:b/>
        </w:rPr>
      </w:pPr>
      <w:r w:rsidRPr="00B11220">
        <w:rPr>
          <w:rFonts w:ascii="Arial" w:hAnsi="Arial" w:cs="Arial"/>
          <w:b/>
        </w:rPr>
        <w:t>Strain isolation from urine, ribotyping, and DNA extraction:</w:t>
      </w:r>
    </w:p>
    <w:p w:rsidR="00EA1BD3" w:rsidRDefault="00EA1BD3" w:rsidP="00B353CC">
      <w:pPr>
        <w:spacing w:after="0" w:line="480" w:lineRule="auto"/>
        <w:ind w:firstLine="720"/>
        <w:rPr>
          <w:rFonts w:ascii="Arial" w:hAnsi="Arial" w:cs="Arial"/>
        </w:rPr>
      </w:pPr>
      <w:r w:rsidRPr="00EA1BD3">
        <w:rPr>
          <w:rFonts w:ascii="Arial" w:hAnsi="Arial" w:cs="Arial"/>
        </w:rPr>
        <w:t xml:space="preserve"> Bacteria found </w:t>
      </w:r>
      <w:commentRangeStart w:id="72"/>
      <w:r w:rsidRPr="00EA1BD3">
        <w:rPr>
          <w:rFonts w:ascii="Arial" w:hAnsi="Arial" w:cs="Arial"/>
        </w:rPr>
        <w:t xml:space="preserve">in urine samples will be selectively plated and subcultured to isolate single colonies </w:t>
      </w:r>
      <w:commentRangeEnd w:id="72"/>
      <w:r w:rsidR="00E57EB2">
        <w:rPr>
          <w:rStyle w:val="CommentReference"/>
          <w:vanish/>
        </w:rPr>
        <w:commentReference w:id="72"/>
      </w:r>
      <w:r w:rsidRPr="00EA1BD3">
        <w:rPr>
          <w:rFonts w:ascii="Arial" w:hAnsi="Arial" w:cs="Arial"/>
        </w:rPr>
        <w:t xml:space="preserve">for use in colony PCR to identify the strain causing the UTI.  The colony PCR will target the variable region of the 16S rRNA gene, allowing for accurate identification of bacterial species.  DNA will be then extracted from confirmed </w:t>
      </w:r>
      <w:r w:rsidRPr="00EA1BD3">
        <w:rPr>
          <w:rFonts w:ascii="Arial" w:hAnsi="Arial" w:cs="Arial"/>
          <w:i/>
        </w:rPr>
        <w:t>E. coli</w:t>
      </w:r>
      <w:r w:rsidRPr="00EA1BD3">
        <w:rPr>
          <w:rFonts w:ascii="Arial" w:hAnsi="Arial" w:cs="Arial"/>
        </w:rPr>
        <w:t xml:space="preserve"> cultures.</w:t>
      </w:r>
    </w:p>
    <w:p w:rsidR="00EA1BD3" w:rsidRDefault="00EA1BD3" w:rsidP="00EA1BD3">
      <w:pPr>
        <w:spacing w:after="0" w:line="480" w:lineRule="auto"/>
        <w:ind w:left="360" w:firstLine="360"/>
      </w:pPr>
    </w:p>
    <w:p w:rsidR="00EA1BD3" w:rsidRPr="00EA1BD3" w:rsidRDefault="00EA1BD3" w:rsidP="00EA1BD3">
      <w:pPr>
        <w:spacing w:after="0" w:line="480" w:lineRule="auto"/>
        <w:rPr>
          <w:rFonts w:ascii="Arial" w:hAnsi="Arial" w:cs="Arial"/>
          <w:b/>
        </w:rPr>
      </w:pPr>
      <w:r w:rsidRPr="00EA1BD3">
        <w:rPr>
          <w:rFonts w:ascii="Arial" w:hAnsi="Arial" w:cs="Arial"/>
          <w:b/>
        </w:rPr>
        <w:t>D.</w:t>
      </w:r>
      <w:r w:rsidRPr="00EA1BD3">
        <w:rPr>
          <w:rFonts w:ascii="Arial" w:hAnsi="Arial" w:cs="Arial"/>
          <w:b/>
        </w:rPr>
        <w:tab/>
        <w:t xml:space="preserve">Strain isolation from feces, ribotyping, and DNA extraction: </w:t>
      </w:r>
    </w:p>
    <w:p w:rsidR="00EA1BD3" w:rsidRDefault="00EA1BD3" w:rsidP="00EA1BD3">
      <w:pPr>
        <w:spacing w:after="0" w:line="480" w:lineRule="auto"/>
        <w:ind w:firstLine="720"/>
        <w:rPr>
          <w:rFonts w:ascii="Arial" w:hAnsi="Arial" w:cs="Arial"/>
        </w:rPr>
      </w:pPr>
      <w:r>
        <w:rPr>
          <w:rFonts w:ascii="Arial" w:hAnsi="Arial" w:cs="Arial"/>
          <w:i/>
        </w:rPr>
        <w:t>E. coli</w:t>
      </w:r>
      <w:r>
        <w:rPr>
          <w:rFonts w:ascii="Arial" w:hAnsi="Arial" w:cs="Arial"/>
        </w:rPr>
        <w:t xml:space="preserve"> strains will be isolated from the feces using immunomagnetic separation (IMS) following standard protocols</w:t>
      </w:r>
      <w:r w:rsidR="0066102C">
        <w:rPr>
          <w:rFonts w:ascii="Arial" w:hAnsi="Arial" w:cs="Arial"/>
        </w:rPr>
        <w:fldChar w:fldCharType="begin" w:fldLock="1"/>
      </w:r>
      <w:r w:rsidR="00C220E5">
        <w:rPr>
          <w:rFonts w:ascii="Arial" w:hAnsi="Arial" w:cs="Arial"/>
        </w:rPr>
        <w:instrText>ADDIN CSL_CITATION { "citationItems" : [ { "id" : "ITEM-1", "itemData" : { "abstract" : "The detection of Helicobacter pylori in clinical and environmental samples by PCR sometimes requires removal of polymerase inhibitors. We have used a magnetic immunoseparation technique as pre-PCR treatment to facilitate direct detection of H. pylori in stool and water specimens. Rabbit hyperimmune antiserum was produced and magnetic beads were coated with purified immunoglobulin G, which reacted with and bound to both coccoid and rod-shaped forms of H. pylori. When PCR was applied for the detection of H. pylori from cultured samples, the number of organisms that was required for positive scores varied significantly. For a 3-day culture of H. pylori, samples containing 10(2) bacteria per ml are needed for a positive score; for a 6-day culture, samples containing 10(4) bacteria per ml are needed; and for a 10-day culture, samples containing 10(6) bacteria per ml are needed. These results indicate that the coccoid forms of H. pylori may have a different antigenicity and DNA content and are therefore more difficult to detect by immunomagnetic separation and PCR than the rod-shaped forms. Spiked samples with the addition of feces, spiked water samples, and a patient stool specimen were all scored positive with this technique.", "author" : [ { "family" : "Enroth", "given" : "H" }, { "family" : "Engstrand", "given" : "L" } ], "container-title" : "Journal of Clinical Microbiology", "id" : "ITEM-1", "issue" : "8", "issued" : { "date-parts" : [ [ "1995" ] ] }, "page" : "2162-2165", "title" : "Immunomagnetic separation and PCR for detection of Helicobacter pylori in water and stool specimens.", "type" : "article-journal", "volume" : "33" }, "uris" : [ "http://www.mendeley.com/documents/?uuid=f5b86764-b047-4d1d-91db-5f12890e591f" ] } ], "mendeley" : { "previouslyFormattedCitation" : "&lt;sup&gt;80&lt;/sup&gt;"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80</w:t>
      </w:r>
      <w:r w:rsidR="0066102C">
        <w:rPr>
          <w:rFonts w:ascii="Arial" w:hAnsi="Arial" w:cs="Arial"/>
        </w:rPr>
        <w:fldChar w:fldCharType="end"/>
      </w:r>
      <w:r>
        <w:rPr>
          <w:rFonts w:ascii="Arial" w:hAnsi="Arial" w:cs="Arial"/>
        </w:rPr>
        <w:t xml:space="preserve">.  The antibodies used in IMS will target antigens located on the cell surface and are present in all subsets of the </w:t>
      </w:r>
      <w:r>
        <w:rPr>
          <w:rFonts w:ascii="Arial" w:hAnsi="Arial" w:cs="Arial"/>
          <w:i/>
        </w:rPr>
        <w:t>E. coli</w:t>
      </w:r>
      <w:r>
        <w:rPr>
          <w:rFonts w:ascii="Arial" w:hAnsi="Arial" w:cs="Arial"/>
        </w:rPr>
        <w:t xml:space="preserve"> species, including UPEC.  Isolation using IMS will result in less bias than selective plating techniques, and offer a more accurate representation of gut microflora.  </w:t>
      </w:r>
      <w:ins w:id="73" w:author="Drew Schwartz" w:date="2012-10-24T04:04:00Z">
        <w:r w:rsidR="00EA71EB">
          <w:rPr>
            <w:rFonts w:ascii="Arial" w:hAnsi="Arial" w:cs="Arial"/>
          </w:rPr>
          <w:t xml:space="preserve">I will extract </w:t>
        </w:r>
      </w:ins>
      <w:del w:id="74" w:author="Drew Schwartz" w:date="2012-10-24T04:04:00Z">
        <w:r w:rsidDel="00EA71EB">
          <w:rPr>
            <w:rFonts w:ascii="Arial" w:hAnsi="Arial" w:cs="Arial"/>
          </w:rPr>
          <w:delText>Isolated bacteria</w:delText>
        </w:r>
        <w:r w:rsidDel="00EA71EB">
          <w:rPr>
            <w:rFonts w:ascii="Arial" w:hAnsi="Arial" w:cs="Arial"/>
            <w:i/>
          </w:rPr>
          <w:delText xml:space="preserve"> </w:delText>
        </w:r>
        <w:r w:rsidDel="00EA71EB">
          <w:rPr>
            <w:rFonts w:ascii="Arial" w:hAnsi="Arial" w:cs="Arial"/>
          </w:rPr>
          <w:delText xml:space="preserve">will have their </w:delText>
        </w:r>
      </w:del>
      <w:r>
        <w:rPr>
          <w:rFonts w:ascii="Arial" w:hAnsi="Arial" w:cs="Arial"/>
        </w:rPr>
        <w:t xml:space="preserve">DNA </w:t>
      </w:r>
      <w:del w:id="75" w:author="Drew Schwartz" w:date="2012-10-24T04:04:00Z">
        <w:r w:rsidDel="00EA71EB">
          <w:rPr>
            <w:rFonts w:ascii="Arial" w:hAnsi="Arial" w:cs="Arial"/>
          </w:rPr>
          <w:delText xml:space="preserve">extracted and </w:delText>
        </w:r>
      </w:del>
      <w:ins w:id="76" w:author="Drew Schwartz" w:date="2012-10-24T04:04:00Z">
        <w:r w:rsidR="00EA71EB">
          <w:rPr>
            <w:rFonts w:ascii="Arial" w:hAnsi="Arial" w:cs="Arial"/>
          </w:rPr>
          <w:t xml:space="preserve">from bacteria and </w:t>
        </w:r>
      </w:ins>
      <w:r>
        <w:rPr>
          <w:rFonts w:ascii="Arial" w:hAnsi="Arial" w:cs="Arial"/>
        </w:rPr>
        <w:t>ampli</w:t>
      </w:r>
      <w:ins w:id="77" w:author="Drew Schwartz" w:date="2012-10-24T04:05:00Z">
        <w:r w:rsidR="00EA71EB">
          <w:rPr>
            <w:rFonts w:ascii="Arial" w:hAnsi="Arial" w:cs="Arial"/>
          </w:rPr>
          <w:t>fy it</w:t>
        </w:r>
      </w:ins>
      <w:del w:id="78" w:author="Drew Schwartz" w:date="2012-10-24T04:05:00Z">
        <w:r w:rsidDel="00EA71EB">
          <w:rPr>
            <w:rFonts w:ascii="Arial" w:hAnsi="Arial" w:cs="Arial"/>
          </w:rPr>
          <w:delText>fied</w:delText>
        </w:r>
      </w:del>
      <w:r>
        <w:rPr>
          <w:rFonts w:ascii="Arial" w:hAnsi="Arial" w:cs="Arial"/>
        </w:rPr>
        <w:t xml:space="preserve"> using multiple displacement amplification to obtain sufficient quantities for further analysis</w:t>
      </w:r>
      <w:r w:rsidR="0066102C">
        <w:rPr>
          <w:rFonts w:ascii="Arial" w:hAnsi="Arial" w:cs="Arial"/>
        </w:rPr>
        <w:fldChar w:fldCharType="begin" w:fldLock="1"/>
      </w:r>
      <w:r w:rsidR="00C220E5">
        <w:rPr>
          <w:rFonts w:ascii="Arial" w:hAnsi="Arial" w:cs="Arial"/>
        </w:rPr>
        <w:instrText>ADDIN CSL_CITATION { "citationItems" : [ { "id" : "ITEM-1", "itemData" : { "DOI" : "10.1101/gr.180501", "abstract" : "We describe a simple method of using rolling circle amplification to amplify vector DNA such as M13 or plasmid DNA from single colonies or plaques. Using random primers and phi29 DNA polymerase, circular DNA templates can be amplified 10,000-fold in a few hours. This procedure removes the need for lengthy growth periods and traditional DNA isolation methods. Reaction products can be used directly for DNA sequencing after phosphatase treatment to inactivate unincorporated nucleotides. Amplified products can also be used for in vitro cloning, library construction, and other molecular biology applications.", "author" : [ { "family" : "Dean", "given" : "F B" }, { "family" : "Nelson", "given" : "J R" }, { "family" : "Giesler", "given" : "T L" }, { "family" : "Lasken", "given" : "R S" } ], "container-title" : "Genome Research", "id" : "ITEM-1", "issue" : "6", "issued" : { "date-parts" : [ [ "2001" ] ] }, "page" : "1095-1099", "title" : "Rapid amplification of plasmid and phage DNA using Phi 29 DNA polymerase and multiply-primed rolling circle amplification.", "type" : "article-journal", "volume" : "11" }, "uris" : [ "http://www.mendeley.com/documents/?uuid=c8d4c9d4-6c80-4bd9-823b-6a98463ed80f" ] }, { "id" : "ITEM-2", "itemData" : { "DOI" : "10.1038/ismej.2008.10", "abstract" : "Microbial ecology is a field that applies molecular techniques to analyze genes and communities associated with a plethora of unique environments on this planet. In the past, low biomass and the predominance of a few abundant community members have impeded the application of techniques such as PCR, microarray analysis and metagenomics to complex microbial populations. In the absence of suitable cultivation methods, it was not possible to obtain DNA samples from individual microorganisms. Recently, a method called multiple displacement amplification (MDA) has been used to circumvent these limitations by amplifying DNA from microbial communities in low-biomass environments, individual cells from uncultivated microbial species and active organisms obtained through stable isotope probing incubations. This review describes the development and applications of MDA, discusses its strengths and limitations and highlights the impact of MDA on the field of microbial ecology. Whole genome amplification via MDA has increased access to the genomic DNA of uncultivated microorganisms and low-biomass environments and represents a &amp;apos;power tool&amp;apos; in the molecular toolbox of microbial ecologists.", "author" : [ { "family" : "Binga", "given" : "Erik K" }, { "family" : "Lasken", "given" : "Roger S" }, { "family" : "Neufeld", "given" : "Josh D" } ], "container-title" : "The ISME journal", "id" : "ITEM-2", "issue" : "3", "issued" : { "date-parts" : [ [ "2008" ] ] }, "page" : "233-241", "title" : "Something from (almost) nothing: the impact of multiple displacement amplification on microbial ecology.", "type" : "article-journal", "volume" : "2" }, "uris" : [ "http://www.mendeley.com/documents/?uuid=861bb946-759e-4ef0-b0dc-9e2daeaabe89" ] } ], "mendeley" : { "previouslyFormattedCitation" : "&lt;sup&gt;81,82&lt;/sup&gt;"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81,82</w:t>
      </w:r>
      <w:r w:rsidR="0066102C">
        <w:rPr>
          <w:rFonts w:ascii="Arial" w:hAnsi="Arial" w:cs="Arial"/>
        </w:rPr>
        <w:fldChar w:fldCharType="end"/>
      </w:r>
      <w:r>
        <w:rPr>
          <w:rFonts w:ascii="Arial" w:hAnsi="Arial" w:cs="Arial"/>
        </w:rPr>
        <w:t xml:space="preserve">.  Isolation of </w:t>
      </w:r>
      <w:r>
        <w:rPr>
          <w:rFonts w:ascii="Arial" w:hAnsi="Arial" w:cs="Arial"/>
          <w:i/>
        </w:rPr>
        <w:t>E. coli</w:t>
      </w:r>
      <w:r>
        <w:rPr>
          <w:rFonts w:ascii="Arial" w:hAnsi="Arial" w:cs="Arial"/>
        </w:rPr>
        <w:t xml:space="preserve"> will be confirmed using 16S ribotyping.</w:t>
      </w:r>
    </w:p>
    <w:p w:rsidR="00EA1BD3" w:rsidRDefault="00EA1BD3" w:rsidP="00EA1BD3">
      <w:pPr>
        <w:spacing w:after="0" w:line="480" w:lineRule="auto"/>
        <w:ind w:firstLine="720"/>
      </w:pPr>
    </w:p>
    <w:p w:rsidR="00EA1BD3" w:rsidRPr="00EA1BD3" w:rsidRDefault="00EA1BD3" w:rsidP="00EA1BD3">
      <w:pPr>
        <w:pStyle w:val="ListParagraph"/>
        <w:numPr>
          <w:ilvl w:val="0"/>
          <w:numId w:val="1"/>
          <w:numberingChange w:id="79" w:author="Drew Schwartz" w:date="2012-10-24T02:42:00Z" w:original="%1:4:3:."/>
        </w:numPr>
        <w:spacing w:after="0" w:line="480" w:lineRule="auto"/>
        <w:ind w:left="720"/>
        <w:rPr>
          <w:rFonts w:ascii="Arial" w:hAnsi="Arial" w:cs="Arial"/>
          <w:b/>
        </w:rPr>
      </w:pPr>
      <w:r w:rsidRPr="00EA1BD3">
        <w:rPr>
          <w:rFonts w:ascii="Arial" w:hAnsi="Arial" w:cs="Arial"/>
          <w:b/>
        </w:rPr>
        <w:t xml:space="preserve">Library preparation, and re-sequencing:  </w:t>
      </w:r>
    </w:p>
    <w:p w:rsidR="00EA1BD3" w:rsidRDefault="00EA1BD3" w:rsidP="00EA1BD3">
      <w:pPr>
        <w:spacing w:after="0" w:line="480" w:lineRule="auto"/>
        <w:ind w:firstLine="720"/>
        <w:rPr>
          <w:rFonts w:ascii="Arial" w:hAnsi="Arial" w:cs="Arial"/>
        </w:rPr>
      </w:pPr>
      <w:r w:rsidRPr="00EA1BD3">
        <w:rPr>
          <w:rFonts w:ascii="Arial" w:hAnsi="Arial" w:cs="Arial"/>
        </w:rPr>
        <w:t>Isolated genomic DNA will be prepared for paired-end sequencing on the Illumina HiSeq 2000 platform using manufacturer's protocols.  Paired-end sequencing will be used as it will allow for the identification of inversion and insertion events in the UPEC genome and allow for the greatest resolution between strains within a bacterial species</w:t>
      </w:r>
      <w:r w:rsidR="0066102C">
        <w:rPr>
          <w:rFonts w:ascii="Arial" w:hAnsi="Arial" w:cs="Arial"/>
        </w:rPr>
        <w:fldChar w:fldCharType="begin" w:fldLock="1"/>
      </w:r>
      <w:r w:rsidR="00C220E5">
        <w:rPr>
          <w:rFonts w:ascii="Arial" w:hAnsi="Arial" w:cs="Arial"/>
        </w:rPr>
        <w:instrText>ADDIN CSL_CITATION { "citationItems" : [ { "id" : "ITEM-1", "itemData" : { "DOI" : "10.1038/nrmicro2850", "author" : [ { "family" : "Loman", "given" : "Nicholas J." }, { "family" : "Constantinidou", "given" : "Chrystala" }, { "family" : "Chan", "given" : "Jacqueline Z. M." }, { "family" : "Halachev", "given" : "Mihail" }, { "family" : "Sergeant", "given" : "Martin" }, { "family" : "Penn", "given" : "Charles W." }, { "family" : "Robinson", "given" : "Esther R." }, { "family" : "Pallen", "given" : "Mark J." } ], "container-title" : "Nature Reviews Microbiology", "id" : "ITEM-1", "issue" : "9", "issued" : { "date-parts" : [ [ "2012", "8", "6" ] ] }, "note" : "Super great information of bacterial genome sequencing.", "page" : "599-606", "publisher" : "Nature Publishing Group", "title" : "High-throughput bacterial genome sequencing: an embarrassment of choice, a world of opportunity", "type" : "article-journal", "volume" : "10" }, "uris" : [ "http://www.mendeley.com/documents/?uuid=ac6761b1-0ce8-4d2e-a739-c94f59e57c2b" ] } ], "mendeley" : { "previouslyFormattedCitation" : "&lt;sup&gt;51&lt;/sup&gt;"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51</w:t>
      </w:r>
      <w:r w:rsidR="0066102C">
        <w:rPr>
          <w:rFonts w:ascii="Arial" w:hAnsi="Arial" w:cs="Arial"/>
        </w:rPr>
        <w:fldChar w:fldCharType="end"/>
      </w:r>
      <w:r w:rsidRPr="00EA1BD3">
        <w:rPr>
          <w:rFonts w:ascii="Arial" w:hAnsi="Arial" w:cs="Arial"/>
        </w:rPr>
        <w:t xml:space="preserve">.  These data are necessary, given the size of the </w:t>
      </w:r>
      <w:r w:rsidRPr="00EA1BD3">
        <w:rPr>
          <w:rFonts w:ascii="Arial" w:hAnsi="Arial" w:cs="Arial"/>
          <w:i/>
        </w:rPr>
        <w:t>E. coli</w:t>
      </w:r>
      <w:r w:rsidRPr="00EA1BD3">
        <w:rPr>
          <w:rFonts w:ascii="Arial" w:hAnsi="Arial" w:cs="Arial"/>
        </w:rPr>
        <w:t xml:space="preserve"> </w:t>
      </w:r>
      <w:commentRangeStart w:id="80"/>
      <w:r w:rsidRPr="00EA1BD3">
        <w:rPr>
          <w:rFonts w:ascii="Arial" w:hAnsi="Arial" w:cs="Arial"/>
        </w:rPr>
        <w:t>mobilome</w:t>
      </w:r>
      <w:commentRangeEnd w:id="80"/>
      <w:r w:rsidR="00EA71EB">
        <w:rPr>
          <w:rStyle w:val="CommentReference"/>
          <w:vanish/>
        </w:rPr>
        <w:commentReference w:id="80"/>
      </w:r>
      <w:r w:rsidRPr="00EA1BD3">
        <w:rPr>
          <w:rFonts w:ascii="Arial" w:hAnsi="Arial" w:cs="Arial"/>
        </w:rPr>
        <w:t xml:space="preserve"> and the fact that several important virulence genes in UPEC are regulated through phase variation of promoters</w:t>
      </w:r>
      <w:r w:rsidR="0066102C">
        <w:rPr>
          <w:rFonts w:ascii="Arial" w:hAnsi="Arial" w:cs="Arial"/>
        </w:rPr>
        <w:fldChar w:fldCharType="begin" w:fldLock="1"/>
      </w:r>
      <w:r w:rsidR="00C220E5">
        <w:rPr>
          <w:rFonts w:ascii="Arial" w:hAnsi="Arial" w:cs="Arial"/>
        </w:rPr>
        <w:instrText>ADDIN CSL_CITATION { "citationItems" : [ { "id" : "ITEM-1", "itemData" : { "DOI" : "10.1111/j.1365-2958.2007.06025.x", "abstract" : "Uropathogenic Escherichia coli (UPEC) contain multiple horizontally acquired pathogenicity-associated islands (PAI) implicated in the pathogenesis of urinary tract infection. In a murine model of cystitis, type 1 pili-mediated bladder epithelial invasion and intracellular proliferation are key events associated with UPEC virulence. In this study, we examined the mechanisms by which a conserved PAI contributes to UPEC pathogenesis in acute cystitis. In the human UPEC strain UTI89, spontaneous excision of PAI II(UTI89) disrupts the adjacent leuX tRNA locus. Loss of wild-type leuX-encoded tRNA(5)(Leu) significantly delayed, but did not eliminate, FimB recombinase-mediated phase variation of type 1 pili. FimX, an additional FimB-like, leuX-independent recombinase, was also found to mediate type 1 pili phase variation. However, whereas FimX activity is relatively slow in vitro, it is rapid in vivo as a non-piliated strain lacking the other fim recombinases rapidly expressed type 1 pili upon experimental infection. Finally, we found that disruption of leuX, but not loss of PAI II(UTI89) genes, reduced bladder epithelial invasion and intracellular proliferation, independent of type 1 piliation. These findings indicate that the predominant mechanism for preservation of PAI II(UTI89) during the establishment of acute cystitis is maintenance of wild-type leuX, and not PAI II(UTI89) gene content.", "author" : [ { "family" : "Hannan", "given" : "Thomas J" }, { "family" : "Mysorekar", "given" : "Indira U" }, { "family" : "Chen", "given" : "Swaine L" }, { "family" : "Walker", "given" : "Jennifer N" }, { "family" : "Jones", "given" : "Jennifer M" }, { "family" : "Pinkner", "given" : "Jerome S" }, { "family" : "Hultgren", "given" : "Scott J" }, { "family" : "Seed", "given" : "Patrick C" } ], "container-title" : "Molecular Microbiology", "id" : "ITEM-1", "issue" : "1", "issued" : { "date-parts" : [ [ "2008" ] ] }, "page" : "116-128", "title" : "LeuX tRNA-dependent and -independent mechanisms of Escherichia coli pathogenesis in acute cystitis.", "type" : "article-journal", "volume" : "67" }, "uris" : [ "http://www.mendeley.com/documents/?uuid=b7dfe4c9-58f5-4e3d-9f74-7dc1d22b6dcc" ] } ], "mendeley" : { "previouslyFormattedCitation" : "&lt;sup&gt;31&lt;/sup&gt;"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31</w:t>
      </w:r>
      <w:r w:rsidR="0066102C">
        <w:rPr>
          <w:rFonts w:ascii="Arial" w:hAnsi="Arial" w:cs="Arial"/>
        </w:rPr>
        <w:fldChar w:fldCharType="end"/>
      </w:r>
      <w:r w:rsidRPr="00EA1BD3">
        <w:rPr>
          <w:rFonts w:ascii="Arial" w:hAnsi="Arial" w:cs="Arial"/>
        </w:rPr>
        <w:t>.</w:t>
      </w:r>
    </w:p>
    <w:p w:rsidR="00EA1BD3" w:rsidRDefault="00EA1BD3" w:rsidP="00EA1BD3">
      <w:pPr>
        <w:spacing w:after="0" w:line="480" w:lineRule="auto"/>
        <w:ind w:firstLine="720"/>
      </w:pPr>
    </w:p>
    <w:p w:rsidR="00EA1BD3" w:rsidRPr="00EA1BD3" w:rsidRDefault="00EA1BD3" w:rsidP="00EA1BD3">
      <w:pPr>
        <w:pStyle w:val="ListParagraph"/>
        <w:numPr>
          <w:ilvl w:val="0"/>
          <w:numId w:val="1"/>
          <w:numberingChange w:id="81" w:author="Drew Schwartz" w:date="2012-10-24T02:42:00Z" w:original="%1:5:3:."/>
        </w:numPr>
        <w:spacing w:after="0" w:line="480" w:lineRule="auto"/>
        <w:ind w:left="720"/>
        <w:rPr>
          <w:rFonts w:ascii="Arial" w:hAnsi="Arial" w:cs="Arial"/>
          <w:b/>
        </w:rPr>
      </w:pPr>
      <w:r w:rsidRPr="00EA1BD3">
        <w:rPr>
          <w:rFonts w:ascii="Arial" w:hAnsi="Arial" w:cs="Arial"/>
          <w:b/>
        </w:rPr>
        <w:t xml:space="preserve">Genome assembly:  </w:t>
      </w:r>
    </w:p>
    <w:p w:rsidR="00EA1BD3" w:rsidRDefault="00EA1BD3" w:rsidP="00EA1BD3">
      <w:pPr>
        <w:spacing w:after="0" w:line="480" w:lineRule="auto"/>
        <w:ind w:firstLine="720"/>
        <w:rPr>
          <w:rFonts w:ascii="Arial" w:hAnsi="Arial" w:cs="Arial"/>
        </w:rPr>
      </w:pPr>
      <w:r w:rsidRPr="00EA1BD3">
        <w:rPr>
          <w:rFonts w:ascii="Arial" w:hAnsi="Arial" w:cs="Arial"/>
        </w:rPr>
        <w:t>Raw data from the Illumina sequencing process will be used to assemble, map, and annotate whole-genome sequences using standard programs. Bioinformatic analyses will be used to identify shared genetic components common to all of the strains collected from urine samples (a UPEC core genome) as well as the components unique to one or some strains isolated from the bladder (UPEC accessory genome)</w:t>
      </w:r>
      <w:r w:rsidR="0066102C">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"mendeley" : { "previouslyFormattedCitation" : "&lt;sup&gt;32&lt;/sup&gt;"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32</w:t>
      </w:r>
      <w:r w:rsidR="0066102C">
        <w:rPr>
          <w:rFonts w:ascii="Arial" w:hAnsi="Arial" w:cs="Arial"/>
        </w:rPr>
        <w:fldChar w:fldCharType="end"/>
      </w:r>
      <w:r w:rsidRPr="00EA1BD3">
        <w:rPr>
          <w:rFonts w:ascii="Arial" w:hAnsi="Arial" w:cs="Arial"/>
        </w:rPr>
        <w:t xml:space="preserve">.  </w:t>
      </w:r>
    </w:p>
    <w:p w:rsidR="00EA1BD3" w:rsidRDefault="00EA1BD3" w:rsidP="00EA1BD3">
      <w:pPr>
        <w:spacing w:after="0" w:line="480" w:lineRule="auto"/>
        <w:ind w:firstLine="720"/>
      </w:pPr>
    </w:p>
    <w:p w:rsidR="00EA1BD3" w:rsidRPr="00EA1BD3" w:rsidRDefault="00EA1BD3" w:rsidP="00EA1BD3">
      <w:pPr>
        <w:pStyle w:val="ListParagraph"/>
        <w:numPr>
          <w:ilvl w:val="0"/>
          <w:numId w:val="1"/>
          <w:numberingChange w:id="82" w:author="Drew Schwartz" w:date="2012-10-24T02:42:00Z" w:original="%1:6:3:."/>
        </w:numPr>
        <w:spacing w:after="0" w:line="480" w:lineRule="auto"/>
        <w:ind w:left="720"/>
        <w:rPr>
          <w:rFonts w:ascii="Arial" w:hAnsi="Arial" w:cs="Arial"/>
          <w:b/>
        </w:rPr>
      </w:pPr>
      <w:r w:rsidRPr="00EA1BD3">
        <w:rPr>
          <w:rFonts w:ascii="Arial" w:hAnsi="Arial" w:cs="Arial"/>
          <w:b/>
        </w:rPr>
        <w:t>Bioinformatic analysis and hypothesis testing:</w:t>
      </w:r>
    </w:p>
    <w:p w:rsidR="00EA1BD3" w:rsidRDefault="00EA1BD3" w:rsidP="00EA1BD3">
      <w:pPr>
        <w:spacing w:after="0" w:line="480" w:lineRule="auto"/>
        <w:ind w:firstLine="720"/>
      </w:pPr>
      <w:del w:id="83" w:author="Drew Schwartz" w:date="2012-10-24T04:05:00Z">
        <w:r w:rsidRPr="00EA1BD3" w:rsidDel="00EA71EB">
          <w:rPr>
            <w:rFonts w:ascii="Arial" w:hAnsi="Arial" w:cs="Arial"/>
          </w:rPr>
          <w:delText>Further analysis</w:delText>
        </w:r>
      </w:del>
      <w:ins w:id="84" w:author="Drew Schwartz" w:date="2012-10-24T04:05:00Z">
        <w:r w:rsidR="00EA71EB">
          <w:rPr>
            <w:rFonts w:ascii="Arial" w:hAnsi="Arial" w:cs="Arial"/>
          </w:rPr>
          <w:t>I will</w:t>
        </w:r>
      </w:ins>
      <w:r w:rsidRPr="00EA1BD3">
        <w:rPr>
          <w:rFonts w:ascii="Arial" w:hAnsi="Arial" w:cs="Arial"/>
        </w:rPr>
        <w:t xml:space="preserve"> identify SNPs in the core genome that exist between all strains, which can then be used to identify the level of similarity between strains from the same patient during recurrent UTI, </w:t>
      </w:r>
      <w:r w:rsidRPr="00EA1BD3">
        <w:rPr>
          <w:rFonts w:ascii="Arial" w:hAnsi="Arial" w:cs="Arial"/>
          <w:b/>
        </w:rPr>
        <w:t xml:space="preserve">which is a direct test of the repeated </w:t>
      </w:r>
      <w:r w:rsidRPr="00EA1BD3">
        <w:rPr>
          <w:rFonts w:ascii="Arial" w:hAnsi="Arial" w:cs="Arial"/>
          <w:b/>
          <w:i/>
        </w:rPr>
        <w:t xml:space="preserve">de novo </w:t>
      </w:r>
      <w:r w:rsidRPr="00EA1BD3">
        <w:rPr>
          <w:rFonts w:ascii="Arial" w:hAnsi="Arial" w:cs="Arial"/>
          <w:b/>
        </w:rPr>
        <w:t>mutation and invasion prediction of the source-sink model</w:t>
      </w:r>
      <w:r w:rsidRPr="00EA1BD3">
        <w:rPr>
          <w:rFonts w:ascii="Arial" w:hAnsi="Arial" w:cs="Arial"/>
        </w:rPr>
        <w:t xml:space="preserve">.  Whole-genome analysis of SNPs will result in a very high-resolution delineation between UPEC strains that is not possible using multi-locus sequence typing or 16S ribotyping.  Whole-genome sequence data will then be used to analyze the read-depth and sequence variation in known urovirulence genes in a semi-quantitative analysis to the relative abundance of the urovirulent alleles in both bladder and habitat, </w:t>
      </w:r>
      <w:r w:rsidRPr="00EA1BD3">
        <w:rPr>
          <w:rFonts w:ascii="Arial" w:hAnsi="Arial" w:cs="Arial"/>
          <w:b/>
        </w:rPr>
        <w:t>which is a direct test of the differential allelic frequency prediction of the source-sink model</w:t>
      </w:r>
      <w:r w:rsidRPr="00EA1BD3">
        <w:rPr>
          <w:rFonts w:ascii="Arial" w:hAnsi="Arial" w:cs="Arial"/>
        </w:rPr>
        <w:t xml:space="preserve">.  Several studies have identified urovirulent alleles for a number of virulence factors </w:t>
      </w:r>
      <w:r w:rsidR="00D50F03">
        <w:rPr>
          <w:rFonts w:ascii="Arial" w:hAnsi="Arial" w:cs="Arial"/>
        </w:rPr>
        <w:t>in UPEC</w:t>
      </w:r>
      <w:r w:rsidR="0066102C">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"ITEM-3",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"ITEM-3",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"&lt;sup&gt;12,24,69&lt;/sup&gt;"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12,24,69</w:t>
      </w:r>
      <w:r w:rsidR="0066102C">
        <w:rPr>
          <w:rFonts w:ascii="Arial" w:hAnsi="Arial" w:cs="Arial"/>
        </w:rPr>
        <w:fldChar w:fldCharType="end"/>
      </w:r>
      <w:r w:rsidRPr="00EA1BD3">
        <w:rPr>
          <w:rFonts w:ascii="Arial" w:hAnsi="Arial" w:cs="Arial"/>
        </w:rPr>
        <w:t xml:space="preserve">, and the fitness effects of SNP differences in virulence genes are currently being analyzed using </w:t>
      </w:r>
      <w:r w:rsidRPr="00EA1BD3">
        <w:rPr>
          <w:rFonts w:ascii="Arial" w:hAnsi="Arial" w:cs="Arial"/>
          <w:i/>
        </w:rPr>
        <w:t>in vivo</w:t>
      </w:r>
      <w:r w:rsidRPr="00EA1BD3">
        <w:rPr>
          <w:rFonts w:ascii="Arial" w:hAnsi="Arial" w:cs="Arial"/>
        </w:rPr>
        <w:t xml:space="preserve"> competition experiments in a murine model in the Hultgren lab.</w:t>
      </w:r>
    </w:p>
    <w:p w:rsidR="00EA1BD3" w:rsidRDefault="00EA1BD3" w:rsidP="00EA1BD3">
      <w:pPr>
        <w:spacing w:after="0" w:line="480" w:lineRule="auto"/>
      </w:pPr>
    </w:p>
    <w:p w:rsidR="00EA1BD3" w:rsidRDefault="00EA1BD3" w:rsidP="00EA1BD3">
      <w:pPr>
        <w:spacing w:after="0" w:line="480" w:lineRule="auto"/>
      </w:pPr>
      <w:r>
        <w:rPr>
          <w:rFonts w:ascii="Arial" w:hAnsi="Arial" w:cs="Arial"/>
          <w:i/>
        </w:rPr>
        <w:t>Expected Results</w:t>
      </w:r>
    </w:p>
    <w:p w:rsidR="00EA1BD3" w:rsidRDefault="00EA1BD3" w:rsidP="00EA1BD3">
      <w:pPr>
        <w:spacing w:after="0" w:line="480" w:lineRule="auto"/>
      </w:pPr>
      <w:r>
        <w:rPr>
          <w:rFonts w:ascii="Arial" w:hAnsi="Arial" w:cs="Arial"/>
        </w:rPr>
        <w:tab/>
        <w:t>These experiments will result in: (i) a phylogenetic analys</w:t>
      </w:r>
      <w:ins w:id="85" w:author="Drew Schwartz" w:date="2012-10-24T04:06:00Z">
        <w:r w:rsidR="00EA71EB">
          <w:rPr>
            <w:rFonts w:ascii="Arial" w:hAnsi="Arial" w:cs="Arial"/>
          </w:rPr>
          <w:t>i</w:t>
        </w:r>
      </w:ins>
      <w:del w:id="86" w:author="Drew Schwartz" w:date="2012-10-24T04:06:00Z">
        <w:r w:rsidDel="00EA71EB">
          <w:rPr>
            <w:rFonts w:ascii="Arial" w:hAnsi="Arial" w:cs="Arial"/>
          </w:rPr>
          <w:delText>e</w:delText>
        </w:r>
      </w:del>
      <w:r>
        <w:rPr>
          <w:rFonts w:ascii="Arial" w:hAnsi="Arial" w:cs="Arial"/>
        </w:rPr>
        <w:t>s that can be used to identify clonality between strains and (ii) a semi-quantit</w:t>
      </w:r>
      <w:ins w:id="87" w:author="Drew Schwartz" w:date="2012-10-24T04:06:00Z">
        <w:r w:rsidR="00EA71EB">
          <w:rPr>
            <w:rFonts w:ascii="Arial" w:hAnsi="Arial" w:cs="Arial"/>
          </w:rPr>
          <w:t>at</w:t>
        </w:r>
      </w:ins>
      <w:r>
        <w:rPr>
          <w:rFonts w:ascii="Arial" w:hAnsi="Arial" w:cs="Arial"/>
        </w:rPr>
        <w:t xml:space="preserve">ive measure of urovirulent allele frequency in </w:t>
      </w:r>
      <w:r>
        <w:rPr>
          <w:rFonts w:ascii="Arial" w:hAnsi="Arial" w:cs="Arial"/>
          <w:i/>
        </w:rPr>
        <w:t xml:space="preserve">E. coli </w:t>
      </w:r>
      <w:r>
        <w:rPr>
          <w:rFonts w:ascii="Arial" w:hAnsi="Arial" w:cs="Arial"/>
        </w:rPr>
        <w:t xml:space="preserve">populations found in the gut and bladder environments.  </w:t>
      </w:r>
    </w:p>
    <w:p w:rsidR="00EA1BD3" w:rsidRDefault="00EA1BD3" w:rsidP="00EA1BD3">
      <w:pPr>
        <w:spacing w:after="0" w:line="480" w:lineRule="auto"/>
      </w:pPr>
      <w:r>
        <w:rPr>
          <w:rFonts w:ascii="Arial" w:hAnsi="Arial" w:cs="Arial"/>
        </w:rPr>
        <w:tab/>
      </w:r>
      <w:commentRangeStart w:id="88"/>
      <w:r w:rsidRPr="00EA1BD3">
        <w:rPr>
          <w:rFonts w:ascii="Arial" w:hAnsi="Arial" w:cs="Arial"/>
          <w:b/>
          <w:i/>
        </w:rPr>
        <w:t>If strains isolated from the same patient during multiple occurrences of UTI are clonal, then the prediction of the source-sink model that de novo mutations and multiple invasions by genotyp</w:t>
      </w:r>
      <w:ins w:id="89" w:author="Drew Schwartz" w:date="2012-10-24T04:06:00Z">
        <w:r w:rsidR="00EA71EB">
          <w:rPr>
            <w:rFonts w:ascii="Arial" w:hAnsi="Arial" w:cs="Arial"/>
            <w:b/>
            <w:i/>
          </w:rPr>
          <w:t>i</w:t>
        </w:r>
      </w:ins>
      <w:r w:rsidRPr="00EA1BD3">
        <w:rPr>
          <w:rFonts w:ascii="Arial" w:hAnsi="Arial" w:cs="Arial"/>
          <w:b/>
          <w:i/>
        </w:rPr>
        <w:t>cally distinct strains results in recurrent UTIs is not biologically accurate in all cases</w:t>
      </w:r>
      <w:commentRangeEnd w:id="88"/>
      <w:r w:rsidR="00E41720">
        <w:rPr>
          <w:rStyle w:val="CommentReference"/>
          <w:vanish/>
        </w:rPr>
        <w:commentReference w:id="88"/>
      </w:r>
      <w:r w:rsidRPr="00EA1BD3">
        <w:rPr>
          <w:rFonts w:ascii="Arial" w:hAnsi="Arial" w:cs="Arial"/>
          <w:b/>
          <w:i/>
        </w:rPr>
        <w:t>.</w:t>
      </w:r>
      <w:r w:rsidRPr="00EA1BD3">
        <w:rPr>
          <w:rFonts w:ascii="Arial" w:hAnsi="Arial" w:cs="Arial"/>
          <w:b/>
        </w:rPr>
        <w:t xml:space="preserve">  </w:t>
      </w:r>
      <w:r>
        <w:rPr>
          <w:rFonts w:ascii="Arial" w:hAnsi="Arial" w:cs="Arial"/>
        </w:rPr>
        <w:t xml:space="preserve">Statistical significance will be measured by the number patients that display this clonal re-invasion phenomenon in their recurrent </w:t>
      </w:r>
      <w:commentRangeStart w:id="90"/>
      <w:r>
        <w:rPr>
          <w:rFonts w:ascii="Arial" w:hAnsi="Arial" w:cs="Arial"/>
        </w:rPr>
        <w:t>UTI</w:t>
      </w:r>
      <w:commentRangeEnd w:id="90"/>
      <w:r w:rsidR="00CD2F1D">
        <w:rPr>
          <w:rStyle w:val="CommentReference"/>
          <w:vanish/>
        </w:rPr>
        <w:commentReference w:id="90"/>
      </w:r>
      <w:r>
        <w:rPr>
          <w:rFonts w:ascii="Arial" w:hAnsi="Arial" w:cs="Arial"/>
        </w:rPr>
        <w:t xml:space="preserve">.  It is possible that repeated </w:t>
      </w:r>
      <w:r>
        <w:rPr>
          <w:rFonts w:ascii="Arial" w:hAnsi="Arial" w:cs="Arial"/>
          <w:i/>
        </w:rPr>
        <w:t xml:space="preserve">de novo </w:t>
      </w:r>
      <w:r>
        <w:rPr>
          <w:rFonts w:ascii="Arial" w:hAnsi="Arial" w:cs="Arial"/>
        </w:rPr>
        <w:t>mutations can result in the same pathoadaptive mutations, thus confounding this analysis, but, given the range of pathoadaptive alleles for urovirulence</w:t>
      </w:r>
      <w:r w:rsidR="0066102C">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"mendeley" : { "previouslyFormattedCitation" : "&lt;sup&gt;21&lt;/sup&gt;" }, "properties" : { "noteIndex" : 0 }, "schema" : "https://github.com/citation-style-language/schema/raw/master/csl-citation.json" }</w:instrText>
      </w:r>
      <w:r w:rsidR="0066102C">
        <w:rPr>
          <w:rFonts w:ascii="Arial" w:hAnsi="Arial" w:cs="Arial"/>
        </w:rPr>
        <w:fldChar w:fldCharType="separate"/>
      </w:r>
      <w:r w:rsidR="00C220E5" w:rsidRPr="00C220E5">
        <w:rPr>
          <w:rFonts w:ascii="Arial" w:hAnsi="Arial" w:cs="Arial"/>
          <w:noProof/>
          <w:vertAlign w:val="superscript"/>
        </w:rPr>
        <w:t>21</w:t>
      </w:r>
      <w:r w:rsidR="0066102C">
        <w:rPr>
          <w:rFonts w:ascii="Arial" w:hAnsi="Arial" w:cs="Arial"/>
        </w:rPr>
        <w:fldChar w:fldCharType="end"/>
      </w:r>
      <w:r>
        <w:rPr>
          <w:rFonts w:ascii="Arial" w:hAnsi="Arial" w:cs="Arial"/>
        </w:rPr>
        <w:t>, this phenomenon is unlikely to occur by chance.</w:t>
      </w:r>
    </w:p>
    <w:p w:rsidR="00EA1BD3" w:rsidRDefault="00EA1BD3" w:rsidP="00EA1BD3">
      <w:pPr>
        <w:spacing w:after="0" w:line="480" w:lineRule="auto"/>
      </w:pPr>
      <w:r>
        <w:rPr>
          <w:rFonts w:ascii="Arial" w:hAnsi="Arial" w:cs="Arial"/>
        </w:rPr>
        <w:tab/>
      </w:r>
      <w:r w:rsidRPr="00EA1BD3">
        <w:rPr>
          <w:rFonts w:ascii="Arial" w:hAnsi="Arial" w:cs="Arial"/>
          <w:b/>
          <w:i/>
        </w:rPr>
        <w:t>If the semi-quantitative measure of urovirulence alleles shows that alleles in known virulence genes isolated from UPEC in the bladder exist at a high frequency in the gut environment at the same time point, then it is likely that the urovrulent alleles do not reduce fitness in the gut given the context of the UPEC genome and the host environment.</w:t>
      </w:r>
      <w:r>
        <w:rPr>
          <w:rFonts w:ascii="Arial" w:hAnsi="Arial" w:cs="Arial"/>
          <w:i/>
        </w:rPr>
        <w:t xml:space="preserve"> </w:t>
      </w:r>
      <w:r>
        <w:rPr>
          <w:rFonts w:ascii="Arial" w:hAnsi="Arial" w:cs="Arial"/>
        </w:rPr>
        <w:t xml:space="preserve"> Given the fact that these urovirulence alleles may exist in high frequency in the gut due to linkage disequilibrium or compensatory mutations elsewhere in the genome, the fitness effects of these alleles will require further investigation.  This investigation will occur using a two-way competition experiment in a murine model of the gut between isogenic UPEC strains with or without the urovirulent allele.  This analysis will show if the pathoadaptive allele has a fitness cost in other environments, and how UPEC mediate this fitness cost.  These data will inform the biological relevancy of the source-sink model as it pertains to the whole genome of UPEC, rather than single genes.</w:t>
      </w:r>
    </w:p>
    <w:p w:rsidR="00BD21DC" w:rsidRDefault="00EA1BD3" w:rsidP="00EA1BD3">
      <w:pPr>
        <w:spacing w:after="0" w:line="480" w:lineRule="auto"/>
      </w:pPr>
      <w:r>
        <w:rPr>
          <w:rFonts w:ascii="Arial" w:hAnsi="Arial" w:cs="Arial"/>
        </w:rPr>
        <w:tab/>
        <w:t xml:space="preserve">Taken together these interpretations will aid our understanding of the population dynamics that occur in UPEC during UTI.  Additionally, they will also inform the source-sink model of UPEC UTI, which, as recent evidence indicates, may need revision.  Ultimately, this information will be used to better understand and predict the evolution of opportunistic pathogens, such as UPEC, to better design strategies of prevention and therapeutic </w:t>
      </w:r>
      <w:commentRangeStart w:id="91"/>
      <w:r>
        <w:rPr>
          <w:rFonts w:ascii="Arial" w:hAnsi="Arial" w:cs="Arial"/>
        </w:rPr>
        <w:t>intervention</w:t>
      </w:r>
      <w:commentRangeEnd w:id="91"/>
      <w:r w:rsidR="00CD2F1D">
        <w:rPr>
          <w:rStyle w:val="CommentReference"/>
          <w:vanish/>
        </w:rPr>
        <w:commentReference w:id="91"/>
      </w:r>
      <w:r>
        <w:rPr>
          <w:rFonts w:ascii="Arial" w:hAnsi="Arial" w:cs="Arial"/>
        </w:rPr>
        <w:t>.</w:t>
      </w:r>
    </w:p>
    <w:p w:rsidR="00BD21DC" w:rsidRDefault="00BD21DC">
      <w:r>
        <w:br w:type="page"/>
      </w:r>
    </w:p>
    <w:p w:rsidR="00BB3185" w:rsidRDefault="00D50F03" w:rsidP="00EA1BD3">
      <w:pPr>
        <w:spacing w:after="0" w:line="480" w:lineRule="auto"/>
        <w:rPr>
          <w:rFonts w:ascii="Arial" w:hAnsi="Arial" w:cs="Arial"/>
          <w:u w:val="single"/>
        </w:rPr>
      </w:pPr>
      <w:r w:rsidRPr="00D50F03">
        <w:rPr>
          <w:rFonts w:ascii="Arial" w:hAnsi="Arial" w:cs="Arial"/>
          <w:u w:val="single"/>
        </w:rPr>
        <w:t>Literature Cited:</w:t>
      </w:r>
    </w:p>
    <w:p w:rsidR="00C220E5" w:rsidRPr="00C220E5" w:rsidRDefault="0066102C">
      <w:pPr>
        <w:pStyle w:val="NormalWeb"/>
        <w:ind w:left="640" w:hanging="640"/>
        <w:divId w:val="837114802"/>
        <w:rPr>
          <w:rFonts w:ascii="Arial" w:hAnsi="Arial" w:cs="Arial"/>
          <w:sz w:val="22"/>
        </w:rPr>
      </w:pPr>
      <w:r>
        <w:rPr>
          <w:rFonts w:ascii="Arial" w:hAnsi="Arial" w:cs="Arial"/>
        </w:rPr>
        <w:fldChar w:fldCharType="begin" w:fldLock="1"/>
      </w:r>
      <w:r w:rsidR="00D50F03">
        <w:rPr>
          <w:rFonts w:ascii="Arial" w:hAnsi="Arial" w:cs="Arial"/>
        </w:rPr>
        <w:instrText xml:space="preserve">ADDIN Mendeley Bibliography CSL_BIBLIOGRAPHY </w:instrText>
      </w:r>
      <w:r>
        <w:rPr>
          <w:rFonts w:ascii="Arial" w:hAnsi="Arial" w:cs="Arial"/>
        </w:rPr>
        <w:fldChar w:fldCharType="separate"/>
      </w:r>
      <w:r w:rsidR="00C220E5" w:rsidRPr="00C220E5">
        <w:rPr>
          <w:rFonts w:ascii="Arial" w:hAnsi="Arial" w:cs="Arial"/>
          <w:sz w:val="22"/>
        </w:rPr>
        <w:t>1.</w:t>
      </w:r>
      <w:r w:rsidR="00C220E5" w:rsidRPr="00C220E5">
        <w:rPr>
          <w:rFonts w:ascii="Arial" w:hAnsi="Arial" w:cs="Arial"/>
          <w:sz w:val="22"/>
        </w:rPr>
        <w:tab/>
        <w:t xml:space="preserve">Hooton, T. M. Recurrent urinary tract infection in women. </w:t>
      </w:r>
      <w:r w:rsidR="00C220E5" w:rsidRPr="00C220E5">
        <w:rPr>
          <w:rFonts w:ascii="Arial" w:hAnsi="Arial" w:cs="Arial"/>
          <w:i/>
          <w:iCs/>
          <w:sz w:val="22"/>
        </w:rPr>
        <w:t>International Journal of Antimicrobial Agents</w:t>
      </w:r>
      <w:r w:rsidR="00C220E5" w:rsidRPr="00C220E5">
        <w:rPr>
          <w:rFonts w:ascii="Arial" w:hAnsi="Arial" w:cs="Arial"/>
          <w:sz w:val="22"/>
        </w:rPr>
        <w:t xml:space="preserve"> </w:t>
      </w:r>
      <w:r w:rsidR="00C220E5" w:rsidRPr="00C220E5">
        <w:rPr>
          <w:rFonts w:ascii="Arial" w:hAnsi="Arial" w:cs="Arial"/>
          <w:b/>
          <w:bCs/>
          <w:sz w:val="22"/>
        </w:rPr>
        <w:t>17</w:t>
      </w:r>
      <w:r w:rsidR="00C220E5" w:rsidRPr="00C220E5">
        <w:rPr>
          <w:rFonts w:ascii="Arial" w:hAnsi="Arial" w:cs="Arial"/>
          <w:sz w:val="22"/>
        </w:rPr>
        <w:t>, 259–268 (2001).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w:t>
      </w:r>
      <w:r w:rsidRPr="00C220E5">
        <w:rPr>
          <w:rFonts w:ascii="Arial" w:hAnsi="Arial" w:cs="Arial"/>
          <w:sz w:val="22"/>
        </w:rPr>
        <w:tab/>
        <w:t xml:space="preserve">Scholes, D. </w:t>
      </w:r>
      <w:r w:rsidRPr="00C220E5">
        <w:rPr>
          <w:rFonts w:ascii="Arial" w:hAnsi="Arial" w:cs="Arial"/>
          <w:i/>
          <w:iCs/>
          <w:sz w:val="22"/>
        </w:rPr>
        <w:t>et al.</w:t>
      </w:r>
      <w:r w:rsidRPr="00C220E5">
        <w:rPr>
          <w:rFonts w:ascii="Arial" w:hAnsi="Arial" w:cs="Arial"/>
          <w:sz w:val="22"/>
        </w:rPr>
        <w:t xml:space="preserve"> Risk Factors for Recurrent Urinary Tract Infection in Young Women. </w:t>
      </w:r>
      <w:r w:rsidRPr="00C220E5">
        <w:rPr>
          <w:rFonts w:ascii="Arial" w:hAnsi="Arial" w:cs="Arial"/>
          <w:i/>
          <w:iCs/>
          <w:sz w:val="22"/>
        </w:rPr>
        <w:t>The Journal of infectious diseases</w:t>
      </w:r>
      <w:r w:rsidRPr="00C220E5">
        <w:rPr>
          <w:rFonts w:ascii="Arial" w:hAnsi="Arial" w:cs="Arial"/>
          <w:sz w:val="22"/>
        </w:rPr>
        <w:t xml:space="preserve"> </w:t>
      </w:r>
      <w:r w:rsidRPr="00C220E5">
        <w:rPr>
          <w:rFonts w:ascii="Arial" w:hAnsi="Arial" w:cs="Arial"/>
          <w:b/>
          <w:bCs/>
          <w:sz w:val="22"/>
        </w:rPr>
        <w:t>182</w:t>
      </w:r>
      <w:r w:rsidRPr="00C220E5">
        <w:rPr>
          <w:rFonts w:ascii="Arial" w:hAnsi="Arial" w:cs="Arial"/>
          <w:sz w:val="22"/>
        </w:rPr>
        <w:t>, 1177–1182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w:t>
      </w:r>
      <w:r w:rsidRPr="00C220E5">
        <w:rPr>
          <w:rFonts w:ascii="Arial" w:hAnsi="Arial" w:cs="Arial"/>
          <w:sz w:val="22"/>
        </w:rPr>
        <w:tab/>
        <w:t xml:space="preserve">Foxman, B. Epidemiology of urinary tract infections: incidence, morbidity, and economic costs. </w:t>
      </w:r>
      <w:r w:rsidRPr="00C220E5">
        <w:rPr>
          <w:rFonts w:ascii="Arial" w:hAnsi="Arial" w:cs="Arial"/>
          <w:i/>
          <w:iCs/>
          <w:sz w:val="22"/>
        </w:rPr>
        <w:t>The American journal of medicine</w:t>
      </w:r>
      <w:r w:rsidRPr="00C220E5">
        <w:rPr>
          <w:rFonts w:ascii="Arial" w:hAnsi="Arial" w:cs="Arial"/>
          <w:sz w:val="22"/>
        </w:rPr>
        <w:t xml:space="preserve"> </w:t>
      </w:r>
      <w:r w:rsidRPr="00C220E5">
        <w:rPr>
          <w:rFonts w:ascii="Arial" w:hAnsi="Arial" w:cs="Arial"/>
          <w:b/>
          <w:bCs/>
          <w:sz w:val="22"/>
        </w:rPr>
        <w:t xml:space="preserve">113 Suppl </w:t>
      </w:r>
      <w:r w:rsidRPr="00C220E5">
        <w:rPr>
          <w:rFonts w:ascii="Arial" w:hAnsi="Arial" w:cs="Arial"/>
          <w:sz w:val="22"/>
        </w:rPr>
        <w:t>, 5S–13S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w:t>
      </w:r>
      <w:r w:rsidRPr="00C220E5">
        <w:rPr>
          <w:rFonts w:ascii="Arial" w:hAnsi="Arial" w:cs="Arial"/>
          <w:sz w:val="22"/>
        </w:rPr>
        <w:tab/>
        <w:t xml:space="preserve">Foxman, B. The epidemiology of urinary tract infection. </w:t>
      </w:r>
      <w:r w:rsidRPr="00C220E5">
        <w:rPr>
          <w:rFonts w:ascii="Arial" w:hAnsi="Arial" w:cs="Arial"/>
          <w:i/>
          <w:iCs/>
          <w:sz w:val="22"/>
        </w:rPr>
        <w:t>Nature Publishing Group</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653–660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w:t>
      </w:r>
      <w:r w:rsidRPr="00C220E5">
        <w:rPr>
          <w:rFonts w:ascii="Arial" w:hAnsi="Arial" w:cs="Arial"/>
          <w:sz w:val="22"/>
        </w:rPr>
        <w:tab/>
        <w:t xml:space="preserve">Nicolas-Chanoine, M. H. </w:t>
      </w:r>
      <w:r w:rsidRPr="00C220E5">
        <w:rPr>
          <w:rFonts w:ascii="Arial" w:hAnsi="Arial" w:cs="Arial"/>
          <w:i/>
          <w:iCs/>
          <w:sz w:val="22"/>
        </w:rPr>
        <w:t>et al.</w:t>
      </w:r>
      <w:r w:rsidRPr="00C220E5">
        <w:rPr>
          <w:rFonts w:ascii="Arial" w:hAnsi="Arial" w:cs="Arial"/>
          <w:sz w:val="22"/>
        </w:rPr>
        <w:t xml:space="preserve"> Intercontinental emergence of Escherichia coli clone O25:H4-ST131 producing CTX-M-15. </w:t>
      </w:r>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61</w:t>
      </w:r>
      <w:r w:rsidRPr="00C220E5">
        <w:rPr>
          <w:rFonts w:ascii="Arial" w:hAnsi="Arial" w:cs="Arial"/>
          <w:sz w:val="22"/>
        </w:rPr>
        <w:t>, 273–281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w:t>
      </w:r>
      <w:r w:rsidRPr="00C220E5">
        <w:rPr>
          <w:rFonts w:ascii="Arial" w:hAnsi="Arial" w:cs="Arial"/>
          <w:sz w:val="22"/>
        </w:rPr>
        <w:tab/>
        <w:t xml:space="preserve">Rogers, B. A., Sidjabat, H. E. &amp; Paterson, D. L. Escherichia coli O25b-ST131: a pandemic, multiresistant, community-associated strain. </w:t>
      </w:r>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66</w:t>
      </w:r>
      <w:r w:rsidRPr="00C220E5">
        <w:rPr>
          <w:rFonts w:ascii="Arial" w:hAnsi="Arial" w:cs="Arial"/>
          <w:sz w:val="22"/>
        </w:rPr>
        <w:t>, 1–14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w:t>
      </w:r>
      <w:r w:rsidRPr="00C220E5">
        <w:rPr>
          <w:rFonts w:ascii="Arial" w:hAnsi="Arial" w:cs="Arial"/>
          <w:sz w:val="22"/>
        </w:rPr>
        <w:tab/>
        <w:t xml:space="preserve">Dobrindt, U. (Patho-)Genomics of Escherichia coli. </w:t>
      </w:r>
      <w:r w:rsidRPr="00C220E5">
        <w:rPr>
          <w:rFonts w:ascii="Arial" w:hAnsi="Arial" w:cs="Arial"/>
          <w:i/>
          <w:iCs/>
          <w:sz w:val="22"/>
        </w:rPr>
        <w:t>International Journal of Medical Microbiology</w:t>
      </w:r>
      <w:r w:rsidRPr="00C220E5">
        <w:rPr>
          <w:rFonts w:ascii="Arial" w:hAnsi="Arial" w:cs="Arial"/>
          <w:sz w:val="22"/>
        </w:rPr>
        <w:t xml:space="preserve"> </w:t>
      </w:r>
      <w:r w:rsidRPr="00C220E5">
        <w:rPr>
          <w:rFonts w:ascii="Arial" w:hAnsi="Arial" w:cs="Arial"/>
          <w:b/>
          <w:bCs/>
          <w:sz w:val="22"/>
        </w:rPr>
        <w:t>295</w:t>
      </w:r>
      <w:r w:rsidRPr="00C220E5">
        <w:rPr>
          <w:rFonts w:ascii="Arial" w:hAnsi="Arial" w:cs="Arial"/>
          <w:sz w:val="22"/>
        </w:rPr>
        <w:t>, 357–371 (2005).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w:t>
      </w:r>
      <w:r w:rsidRPr="00C220E5">
        <w:rPr>
          <w:rFonts w:ascii="Arial" w:hAnsi="Arial" w:cs="Arial"/>
          <w:sz w:val="22"/>
        </w:rPr>
        <w:tab/>
        <w:t xml:space="preserve">Dobrindt, U., Chowdary, M. G., Krumbholz, G. &amp; Hacker, J. Genome dynamics and its impact on evolution of Escherichia coli. </w:t>
      </w:r>
      <w:r w:rsidRPr="00C220E5">
        <w:rPr>
          <w:rFonts w:ascii="Arial" w:hAnsi="Arial" w:cs="Arial"/>
          <w:i/>
          <w:iCs/>
          <w:sz w:val="22"/>
        </w:rPr>
        <w:t>Medical microbiology and immunology</w:t>
      </w:r>
      <w:r w:rsidRPr="00C220E5">
        <w:rPr>
          <w:rFonts w:ascii="Arial" w:hAnsi="Arial" w:cs="Arial"/>
          <w:sz w:val="22"/>
        </w:rPr>
        <w:t xml:space="preserve"> </w:t>
      </w:r>
      <w:r w:rsidRPr="00C220E5">
        <w:rPr>
          <w:rFonts w:ascii="Arial" w:hAnsi="Arial" w:cs="Arial"/>
          <w:b/>
          <w:bCs/>
          <w:sz w:val="22"/>
        </w:rPr>
        <w:t>199</w:t>
      </w:r>
      <w:r w:rsidRPr="00C220E5">
        <w:rPr>
          <w:rFonts w:ascii="Arial" w:hAnsi="Arial" w:cs="Arial"/>
          <w:sz w:val="22"/>
        </w:rPr>
        <w:t>, 145–54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9.</w:t>
      </w:r>
      <w:r w:rsidRPr="00C220E5">
        <w:rPr>
          <w:rFonts w:ascii="Arial" w:hAnsi="Arial" w:cs="Arial"/>
          <w:sz w:val="22"/>
        </w:rPr>
        <w:tab/>
        <w:t xml:space="preserve">Touchon, M. </w:t>
      </w:r>
      <w:r w:rsidRPr="00C220E5">
        <w:rPr>
          <w:rFonts w:ascii="Arial" w:hAnsi="Arial" w:cs="Arial"/>
          <w:i/>
          <w:iCs/>
          <w:sz w:val="22"/>
        </w:rPr>
        <w:t>et al.</w:t>
      </w:r>
      <w:r w:rsidRPr="00C220E5">
        <w:rPr>
          <w:rFonts w:ascii="Arial" w:hAnsi="Arial" w:cs="Arial"/>
          <w:sz w:val="22"/>
        </w:rPr>
        <w:t xml:space="preserve"> Organised genome dynamics in the Escherichia coli species results in highly diverse adaptive paths. </w:t>
      </w:r>
      <w:r w:rsidRPr="00C220E5">
        <w:rPr>
          <w:rFonts w:ascii="Arial" w:hAnsi="Arial" w:cs="Arial"/>
          <w:i/>
          <w:iCs/>
          <w:sz w:val="22"/>
        </w:rPr>
        <w:t>PLoS genetics</w:t>
      </w:r>
      <w:r w:rsidRPr="00C220E5">
        <w:rPr>
          <w:rFonts w:ascii="Arial" w:hAnsi="Arial" w:cs="Arial"/>
          <w:sz w:val="22"/>
        </w:rPr>
        <w:t xml:space="preserve"> </w:t>
      </w:r>
      <w:r w:rsidRPr="00C220E5">
        <w:rPr>
          <w:rFonts w:ascii="Arial" w:hAnsi="Arial" w:cs="Arial"/>
          <w:b/>
          <w:bCs/>
          <w:sz w:val="22"/>
        </w:rPr>
        <w:t>5</w:t>
      </w:r>
      <w:r w:rsidRPr="00C220E5">
        <w:rPr>
          <w:rFonts w:ascii="Arial" w:hAnsi="Arial" w:cs="Arial"/>
          <w:sz w:val="22"/>
        </w:rPr>
        <w:t>, e1000344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10.</w:t>
      </w:r>
      <w:r w:rsidRPr="00C220E5">
        <w:rPr>
          <w:rFonts w:ascii="Arial" w:hAnsi="Arial" w:cs="Arial"/>
          <w:sz w:val="22"/>
        </w:rPr>
        <w:tab/>
        <w:t xml:space="preserve">Hannan, T. J. </w:t>
      </w:r>
      <w:r w:rsidRPr="00C220E5">
        <w:rPr>
          <w:rFonts w:ascii="Arial" w:hAnsi="Arial" w:cs="Arial"/>
          <w:i/>
          <w:iCs/>
          <w:sz w:val="22"/>
        </w:rPr>
        <w:t>et al.</w:t>
      </w:r>
      <w:r w:rsidRPr="00C220E5">
        <w:rPr>
          <w:rFonts w:ascii="Arial" w:hAnsi="Arial" w:cs="Arial"/>
          <w:sz w:val="22"/>
        </w:rPr>
        <w:t xml:space="preserve"> Host-pathogen checkpoints and population bottlenecks in persistent and intracellular uropathogenic Escherichia coli bladder infection. </w:t>
      </w:r>
      <w:r w:rsidRPr="00C220E5">
        <w:rPr>
          <w:rFonts w:ascii="Arial" w:hAnsi="Arial" w:cs="Arial"/>
          <w:i/>
          <w:iCs/>
          <w:sz w:val="22"/>
        </w:rPr>
        <w:t>FEMS microbiology reviews</w:t>
      </w:r>
      <w:r w:rsidRPr="00C220E5">
        <w:rPr>
          <w:rFonts w:ascii="Arial" w:hAnsi="Arial" w:cs="Arial"/>
          <w:sz w:val="22"/>
        </w:rPr>
        <w:t xml:space="preserve"> </w:t>
      </w:r>
      <w:r w:rsidRPr="00C220E5">
        <w:rPr>
          <w:rFonts w:ascii="Arial" w:hAnsi="Arial" w:cs="Arial"/>
          <w:b/>
          <w:bCs/>
          <w:sz w:val="22"/>
        </w:rPr>
        <w:t>36</w:t>
      </w:r>
      <w:r w:rsidRPr="00C220E5">
        <w:rPr>
          <w:rFonts w:ascii="Arial" w:hAnsi="Arial" w:cs="Arial"/>
          <w:sz w:val="22"/>
        </w:rPr>
        <w:t>, 616–48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11.</w:t>
      </w:r>
      <w:r w:rsidRPr="00C220E5">
        <w:rPr>
          <w:rFonts w:ascii="Arial" w:hAnsi="Arial" w:cs="Arial"/>
          <w:sz w:val="22"/>
        </w:rPr>
        <w:tab/>
        <w:t xml:space="preserve">Welch, R. a </w:t>
      </w:r>
      <w:r w:rsidRPr="00C220E5">
        <w:rPr>
          <w:rFonts w:ascii="Arial" w:hAnsi="Arial" w:cs="Arial"/>
          <w:i/>
          <w:iCs/>
          <w:sz w:val="22"/>
        </w:rPr>
        <w:t>et al.</w:t>
      </w:r>
      <w:r w:rsidRPr="00C220E5">
        <w:rPr>
          <w:rFonts w:ascii="Arial" w:hAnsi="Arial" w:cs="Arial"/>
          <w:sz w:val="22"/>
        </w:rPr>
        <w:t xml:space="preserve"> Extensive mosaic structure revealed by the complete genome sequence of uropathogenic Escherichia coli.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99</w:t>
      </w:r>
      <w:r w:rsidRPr="00C220E5">
        <w:rPr>
          <w:rFonts w:ascii="Arial" w:hAnsi="Arial" w:cs="Arial"/>
          <w:sz w:val="22"/>
        </w:rPr>
        <w:t>, 17020–4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12.</w:t>
      </w:r>
      <w:r w:rsidRPr="00C220E5">
        <w:rPr>
          <w:rFonts w:ascii="Arial" w:hAnsi="Arial" w:cs="Arial"/>
          <w:sz w:val="22"/>
        </w:rPr>
        <w:tab/>
        <w:t xml:space="preserve">Chen, S. L. </w:t>
      </w:r>
      <w:r w:rsidRPr="00C220E5">
        <w:rPr>
          <w:rFonts w:ascii="Arial" w:hAnsi="Arial" w:cs="Arial"/>
          <w:i/>
          <w:iCs/>
          <w:sz w:val="22"/>
        </w:rPr>
        <w:t>et al.</w:t>
      </w:r>
      <w:r w:rsidRPr="00C220E5">
        <w:rPr>
          <w:rFonts w:ascii="Arial" w:hAnsi="Arial" w:cs="Arial"/>
          <w:sz w:val="22"/>
        </w:rPr>
        <w:t xml:space="preserve"> Identification of genes subject to positive selection in uropathogenic strains of Escherichia coli: a comparative genomics approach.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103</w:t>
      </w:r>
      <w:r w:rsidRPr="00C220E5">
        <w:rPr>
          <w:rFonts w:ascii="Arial" w:hAnsi="Arial" w:cs="Arial"/>
          <w:sz w:val="22"/>
        </w:rPr>
        <w:t>, 5977–82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13.</w:t>
      </w:r>
      <w:r w:rsidRPr="00C220E5">
        <w:rPr>
          <w:rFonts w:ascii="Arial" w:hAnsi="Arial" w:cs="Arial"/>
          <w:sz w:val="22"/>
        </w:rPr>
        <w:tab/>
        <w:t xml:space="preserve">Luo, C., Hu, G.-Q. &amp; Zhu, H. Genome reannotation of Escherichia coli CFT073 with new insights into virulence. </w:t>
      </w:r>
      <w:r w:rsidRPr="00C220E5">
        <w:rPr>
          <w:rFonts w:ascii="Arial" w:hAnsi="Arial" w:cs="Arial"/>
          <w:i/>
          <w:iCs/>
          <w:sz w:val="22"/>
        </w:rPr>
        <w:t>BMC genomics</w:t>
      </w:r>
      <w:r w:rsidRPr="00C220E5">
        <w:rPr>
          <w:rFonts w:ascii="Arial" w:hAnsi="Arial" w:cs="Arial"/>
          <w:sz w:val="22"/>
        </w:rPr>
        <w:t xml:space="preserve"> </w:t>
      </w:r>
      <w:r w:rsidRPr="00C220E5">
        <w:rPr>
          <w:rFonts w:ascii="Arial" w:hAnsi="Arial" w:cs="Arial"/>
          <w:b/>
          <w:bCs/>
          <w:sz w:val="22"/>
        </w:rPr>
        <w:t>10</w:t>
      </w:r>
      <w:r w:rsidRPr="00C220E5">
        <w:rPr>
          <w:rFonts w:ascii="Arial" w:hAnsi="Arial" w:cs="Arial"/>
          <w:sz w:val="22"/>
        </w:rPr>
        <w:t>, 552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14.</w:t>
      </w:r>
      <w:r w:rsidRPr="00C220E5">
        <w:rPr>
          <w:rFonts w:ascii="Arial" w:hAnsi="Arial" w:cs="Arial"/>
          <w:sz w:val="22"/>
        </w:rPr>
        <w:tab/>
        <w:t xml:space="preserve">Avasthi, T. S. </w:t>
      </w:r>
      <w:r w:rsidRPr="00C220E5">
        <w:rPr>
          <w:rFonts w:ascii="Arial" w:hAnsi="Arial" w:cs="Arial"/>
          <w:i/>
          <w:iCs/>
          <w:sz w:val="22"/>
        </w:rPr>
        <w:t>et al.</w:t>
      </w:r>
      <w:r w:rsidRPr="00C220E5">
        <w:rPr>
          <w:rFonts w:ascii="Arial" w:hAnsi="Arial" w:cs="Arial"/>
          <w:sz w:val="22"/>
        </w:rPr>
        <w:t xml:space="preserve"> Genome of multidrug-resistant uropathogenic Escherichia coli strain NA114 from India.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193</w:t>
      </w:r>
      <w:r w:rsidRPr="00C220E5">
        <w:rPr>
          <w:rFonts w:ascii="Arial" w:hAnsi="Arial" w:cs="Arial"/>
          <w:sz w:val="22"/>
        </w:rPr>
        <w:t>, 4272–4273 (2011).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15.</w:t>
      </w:r>
      <w:r w:rsidRPr="00C220E5">
        <w:rPr>
          <w:rFonts w:ascii="Arial" w:hAnsi="Arial" w:cs="Arial"/>
          <w:sz w:val="22"/>
        </w:rPr>
        <w:tab/>
        <w:t xml:space="preserve">Pallen, M. J. &amp; Wren, B. W. Bacterial pathogenomics. </w:t>
      </w:r>
      <w:r w:rsidRPr="00C220E5">
        <w:rPr>
          <w:rFonts w:ascii="Arial" w:hAnsi="Arial" w:cs="Arial"/>
          <w:i/>
          <w:iCs/>
          <w:sz w:val="22"/>
        </w:rPr>
        <w:t>Nature</w:t>
      </w:r>
      <w:r w:rsidRPr="00C220E5">
        <w:rPr>
          <w:rFonts w:ascii="Arial" w:hAnsi="Arial" w:cs="Arial"/>
          <w:sz w:val="22"/>
        </w:rPr>
        <w:t xml:space="preserve"> </w:t>
      </w:r>
      <w:r w:rsidRPr="00C220E5">
        <w:rPr>
          <w:rFonts w:ascii="Arial" w:hAnsi="Arial" w:cs="Arial"/>
          <w:b/>
          <w:bCs/>
          <w:sz w:val="22"/>
        </w:rPr>
        <w:t>449</w:t>
      </w:r>
      <w:r w:rsidRPr="00C220E5">
        <w:rPr>
          <w:rFonts w:ascii="Arial" w:hAnsi="Arial" w:cs="Arial"/>
          <w:sz w:val="22"/>
        </w:rPr>
        <w:t>, 835–42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16.</w:t>
      </w:r>
      <w:r w:rsidRPr="00C220E5">
        <w:rPr>
          <w:rFonts w:ascii="Arial" w:hAnsi="Arial" w:cs="Arial"/>
          <w:sz w:val="22"/>
        </w:rPr>
        <w:tab/>
        <w:t xml:space="preserve">Gogarten, J. P. &amp; Townsend, J. P. Horizontal gene transfer, genome innovation and evolution.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3</w:t>
      </w:r>
      <w:r w:rsidRPr="00C220E5">
        <w:rPr>
          <w:rFonts w:ascii="Arial" w:hAnsi="Arial" w:cs="Arial"/>
          <w:sz w:val="22"/>
        </w:rPr>
        <w:t>, 679–687 (2005).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17.</w:t>
      </w:r>
      <w:r w:rsidRPr="00C220E5">
        <w:rPr>
          <w:rFonts w:ascii="Arial" w:hAnsi="Arial" w:cs="Arial"/>
          <w:sz w:val="22"/>
        </w:rPr>
        <w:tab/>
        <w:t xml:space="preserve">Ochman, H., Lawrence, J. G. &amp; Groisman, E. A. Lateral gene transfer and the nature of bacterial innovation. </w:t>
      </w:r>
      <w:r w:rsidRPr="00C220E5">
        <w:rPr>
          <w:rFonts w:ascii="Arial" w:hAnsi="Arial" w:cs="Arial"/>
          <w:i/>
          <w:iCs/>
          <w:sz w:val="22"/>
        </w:rPr>
        <w:t>Nature</w:t>
      </w:r>
      <w:r w:rsidRPr="00C220E5">
        <w:rPr>
          <w:rFonts w:ascii="Arial" w:hAnsi="Arial" w:cs="Arial"/>
          <w:sz w:val="22"/>
        </w:rPr>
        <w:t xml:space="preserve"> </w:t>
      </w:r>
      <w:r w:rsidRPr="00C220E5">
        <w:rPr>
          <w:rFonts w:ascii="Arial" w:hAnsi="Arial" w:cs="Arial"/>
          <w:b/>
          <w:bCs/>
          <w:sz w:val="22"/>
        </w:rPr>
        <w:t>405</w:t>
      </w:r>
      <w:r w:rsidRPr="00C220E5">
        <w:rPr>
          <w:rFonts w:ascii="Arial" w:hAnsi="Arial" w:cs="Arial"/>
          <w:sz w:val="22"/>
        </w:rPr>
        <w:t>, 299–304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18.</w:t>
      </w:r>
      <w:r w:rsidRPr="00C220E5">
        <w:rPr>
          <w:rFonts w:ascii="Arial" w:hAnsi="Arial" w:cs="Arial"/>
          <w:sz w:val="22"/>
        </w:rPr>
        <w:tab/>
        <w:t xml:space="preserve">Koonin, E. V. &amp; Wolf, Y. I. Genomics of bacteria and archaea: the emerging dynamic view of the prokaryotic world. </w:t>
      </w:r>
      <w:r w:rsidRPr="00C220E5">
        <w:rPr>
          <w:rFonts w:ascii="Arial" w:hAnsi="Arial" w:cs="Arial"/>
          <w:i/>
          <w:iCs/>
          <w:sz w:val="22"/>
        </w:rPr>
        <w:t>Nucleic acids research</w:t>
      </w:r>
      <w:r w:rsidRPr="00C220E5">
        <w:rPr>
          <w:rFonts w:ascii="Arial" w:hAnsi="Arial" w:cs="Arial"/>
          <w:sz w:val="22"/>
        </w:rPr>
        <w:t xml:space="preserve"> </w:t>
      </w:r>
      <w:r w:rsidRPr="00C220E5">
        <w:rPr>
          <w:rFonts w:ascii="Arial" w:hAnsi="Arial" w:cs="Arial"/>
          <w:b/>
          <w:bCs/>
          <w:sz w:val="22"/>
        </w:rPr>
        <w:t>36</w:t>
      </w:r>
      <w:r w:rsidRPr="00C220E5">
        <w:rPr>
          <w:rFonts w:ascii="Arial" w:hAnsi="Arial" w:cs="Arial"/>
          <w:sz w:val="22"/>
        </w:rPr>
        <w:t>, 6688–719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19.</w:t>
      </w:r>
      <w:r w:rsidRPr="00C220E5">
        <w:rPr>
          <w:rFonts w:ascii="Arial" w:hAnsi="Arial" w:cs="Arial"/>
          <w:sz w:val="22"/>
        </w:rPr>
        <w:tab/>
        <w:t xml:space="preserve">Canchaya, C., Fournous, G. &amp; Brüssow, H. The impact of prophages on bacterial chromosomes.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53</w:t>
      </w:r>
      <w:r w:rsidRPr="00C220E5">
        <w:rPr>
          <w:rFonts w:ascii="Arial" w:hAnsi="Arial" w:cs="Arial"/>
          <w:sz w:val="22"/>
        </w:rPr>
        <w:t>, 9–18 (2004).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20.</w:t>
      </w:r>
      <w:r w:rsidRPr="00C220E5">
        <w:rPr>
          <w:rFonts w:ascii="Arial" w:hAnsi="Arial" w:cs="Arial"/>
          <w:sz w:val="22"/>
        </w:rPr>
        <w:tab/>
        <w:t xml:space="preserve">Schneider, G. </w:t>
      </w:r>
      <w:r w:rsidRPr="00C220E5">
        <w:rPr>
          <w:rFonts w:ascii="Arial" w:hAnsi="Arial" w:cs="Arial"/>
          <w:i/>
          <w:iCs/>
          <w:sz w:val="22"/>
        </w:rPr>
        <w:t>et al.</w:t>
      </w:r>
      <w:r w:rsidRPr="00C220E5">
        <w:rPr>
          <w:rFonts w:ascii="Arial" w:hAnsi="Arial" w:cs="Arial"/>
          <w:sz w:val="22"/>
        </w:rPr>
        <w:t xml:space="preserve"> Mobilisation and remobilisation of a large archetypal pathogenicity island of uropathogenic Escherichia coli in vitro support the role of conjugation for horizontal transfer of genomic islands. </w:t>
      </w:r>
      <w:r w:rsidRPr="00C220E5">
        <w:rPr>
          <w:rFonts w:ascii="Arial" w:hAnsi="Arial" w:cs="Arial"/>
          <w:i/>
          <w:iCs/>
          <w:sz w:val="22"/>
        </w:rPr>
        <w:t>BMC microbiology</w:t>
      </w:r>
      <w:r w:rsidRPr="00C220E5">
        <w:rPr>
          <w:rFonts w:ascii="Arial" w:hAnsi="Arial" w:cs="Arial"/>
          <w:sz w:val="22"/>
        </w:rPr>
        <w:t xml:space="preserve"> </w:t>
      </w:r>
      <w:r w:rsidRPr="00C220E5">
        <w:rPr>
          <w:rFonts w:ascii="Arial" w:hAnsi="Arial" w:cs="Arial"/>
          <w:b/>
          <w:bCs/>
          <w:sz w:val="22"/>
        </w:rPr>
        <w:t>11</w:t>
      </w:r>
      <w:r w:rsidRPr="00C220E5">
        <w:rPr>
          <w:rFonts w:ascii="Arial" w:hAnsi="Arial" w:cs="Arial"/>
          <w:sz w:val="22"/>
        </w:rPr>
        <w:t>, 210 (2011).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21.</w:t>
      </w:r>
      <w:r w:rsidRPr="00C220E5">
        <w:rPr>
          <w:rFonts w:ascii="Arial" w:hAnsi="Arial" w:cs="Arial"/>
          <w:sz w:val="22"/>
        </w:rPr>
        <w:tab/>
        <w:t xml:space="preserve">Chen, S. L. </w:t>
      </w:r>
      <w:r w:rsidRPr="00C220E5">
        <w:rPr>
          <w:rFonts w:ascii="Arial" w:hAnsi="Arial" w:cs="Arial"/>
          <w:i/>
          <w:iCs/>
          <w:sz w:val="22"/>
        </w:rPr>
        <w:t>et al.</w:t>
      </w:r>
      <w:r w:rsidRPr="00C220E5">
        <w:rPr>
          <w:rFonts w:ascii="Arial" w:hAnsi="Arial" w:cs="Arial"/>
          <w:sz w:val="22"/>
        </w:rPr>
        <w:t xml:space="preserve"> Positive selection identifies an in vivo role for FimH during urinary tract infection in addition to mannose binding.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106</w:t>
      </w:r>
      <w:r w:rsidRPr="00C220E5">
        <w:rPr>
          <w:rFonts w:ascii="Arial" w:hAnsi="Arial" w:cs="Arial"/>
          <w:sz w:val="22"/>
        </w:rPr>
        <w:t>, 22439–44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22.</w:t>
      </w:r>
      <w:r w:rsidRPr="00C220E5">
        <w:rPr>
          <w:rFonts w:ascii="Arial" w:hAnsi="Arial" w:cs="Arial"/>
          <w:sz w:val="22"/>
        </w:rPr>
        <w:tab/>
        <w:t xml:space="preserve">Sokurenko, E. V. </w:t>
      </w:r>
      <w:r w:rsidRPr="00C220E5">
        <w:rPr>
          <w:rFonts w:ascii="Arial" w:hAnsi="Arial" w:cs="Arial"/>
          <w:i/>
          <w:iCs/>
          <w:sz w:val="22"/>
        </w:rPr>
        <w:t>et al.</w:t>
      </w:r>
      <w:r w:rsidRPr="00C220E5">
        <w:rPr>
          <w:rFonts w:ascii="Arial" w:hAnsi="Arial" w:cs="Arial"/>
          <w:sz w:val="22"/>
        </w:rPr>
        <w:t xml:space="preserve"> Pathogenic adaptation of Escherichia coli by natural variation of the FimH adhesin. </w:t>
      </w:r>
      <w:r w:rsidRPr="00C220E5">
        <w:rPr>
          <w:rFonts w:ascii="Arial" w:hAnsi="Arial" w:cs="Arial"/>
          <w:i/>
          <w:iCs/>
          <w:sz w:val="22"/>
        </w:rPr>
        <w:t>Proceedings of the …</w:t>
      </w:r>
      <w:r w:rsidRPr="00C220E5">
        <w:rPr>
          <w:rFonts w:ascii="Arial" w:hAnsi="Arial" w:cs="Arial"/>
          <w:sz w:val="22"/>
        </w:rPr>
        <w:t xml:space="preserve"> (1998).at &lt;http://www.pnas.org/content/95/15/8922.short&gt;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23.</w:t>
      </w:r>
      <w:r w:rsidRPr="00C220E5">
        <w:rPr>
          <w:rFonts w:ascii="Arial" w:hAnsi="Arial" w:cs="Arial"/>
          <w:sz w:val="22"/>
        </w:rPr>
        <w:tab/>
        <w:t xml:space="preserve">Sokurenko, E. V., Gomulkiewicz, R. &amp; Dykhuizen, D. E. Source–sink dynamics of virulence evolution.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4</w:t>
      </w:r>
      <w:r w:rsidRPr="00C220E5">
        <w:rPr>
          <w:rFonts w:ascii="Arial" w:hAnsi="Arial" w:cs="Arial"/>
          <w:sz w:val="22"/>
        </w:rPr>
        <w:t>, 548–555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24.</w:t>
      </w:r>
      <w:r w:rsidRPr="00C220E5">
        <w:rPr>
          <w:rFonts w:ascii="Arial" w:hAnsi="Arial" w:cs="Arial"/>
          <w:sz w:val="22"/>
        </w:rPr>
        <w:tab/>
        <w:t xml:space="preserve">Iebba, V. </w:t>
      </w:r>
      <w:r w:rsidRPr="00C220E5">
        <w:rPr>
          <w:rFonts w:ascii="Arial" w:hAnsi="Arial" w:cs="Arial"/>
          <w:i/>
          <w:iCs/>
          <w:sz w:val="22"/>
        </w:rPr>
        <w:t>et al.</w:t>
      </w:r>
      <w:r w:rsidRPr="00C220E5">
        <w:rPr>
          <w:rFonts w:ascii="Arial" w:hAnsi="Arial" w:cs="Arial"/>
          <w:sz w:val="22"/>
        </w:rPr>
        <w:t xml:space="preserve"> Microevolution in fimH Gene of Mucosa-Associated Escherichia coli Strains Isolated from Pediatric Patients with Inflammatory Bowel Disease. </w:t>
      </w:r>
      <w:r w:rsidRPr="00C220E5">
        <w:rPr>
          <w:rFonts w:ascii="Arial" w:hAnsi="Arial" w:cs="Arial"/>
          <w:i/>
          <w:iCs/>
          <w:sz w:val="22"/>
        </w:rPr>
        <w:t>Infection and …</w:t>
      </w:r>
      <w:r w:rsidRPr="00C220E5">
        <w:rPr>
          <w:rFonts w:ascii="Arial" w:hAnsi="Arial" w:cs="Arial"/>
          <w:sz w:val="22"/>
        </w:rPr>
        <w:t xml:space="preserve"> (2012).at &lt;http://iai.asm.org/content/80/4/1408.short&gt;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25.</w:t>
      </w:r>
      <w:r w:rsidRPr="00C220E5">
        <w:rPr>
          <w:rFonts w:ascii="Arial" w:hAnsi="Arial" w:cs="Arial"/>
          <w:sz w:val="22"/>
        </w:rPr>
        <w:tab/>
        <w:t xml:space="preserve">Sokurenko, E. V., Hasty, D. L. &amp; Dykhuizen, D. E. Pathoadaptive mutations: gene loss and variation in bacterial pathogens. </w:t>
      </w:r>
      <w:r w:rsidRPr="00C220E5">
        <w:rPr>
          <w:rFonts w:ascii="Arial" w:hAnsi="Arial" w:cs="Arial"/>
          <w:i/>
          <w:iCs/>
          <w:sz w:val="22"/>
        </w:rPr>
        <w:t>Trends in microbiology</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191–195 (1999).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26.</w:t>
      </w:r>
      <w:r w:rsidRPr="00C220E5">
        <w:rPr>
          <w:rFonts w:ascii="Arial" w:hAnsi="Arial" w:cs="Arial"/>
          <w:sz w:val="22"/>
        </w:rPr>
        <w:tab/>
        <w:t xml:space="preserve">Rakin, A., O&amp;apos;Connell, K. P., Skowronski, E. W., Sulakvelidze, A. &amp; Bakanidze, L. Pathoadaptation of Especially Dangerous Pathogens. </w:t>
      </w:r>
      <w:r w:rsidRPr="00C220E5">
        <w:rPr>
          <w:rFonts w:ascii="Arial" w:hAnsi="Arial" w:cs="Arial"/>
          <w:i/>
          <w:iCs/>
          <w:sz w:val="22"/>
        </w:rPr>
        <w:t>Emerging and Endemic Pathogens</w:t>
      </w:r>
      <w:r w:rsidRPr="00C220E5">
        <w:rPr>
          <w:rFonts w:ascii="Arial" w:hAnsi="Arial" w:cs="Arial"/>
          <w:sz w:val="22"/>
        </w:rPr>
        <w:t xml:space="preserve"> </w:t>
      </w:r>
      <w:r w:rsidRPr="00C220E5">
        <w:rPr>
          <w:rFonts w:ascii="Arial" w:hAnsi="Arial" w:cs="Arial"/>
          <w:b/>
          <w:bCs/>
          <w:sz w:val="22"/>
        </w:rPr>
        <w:t>00</w:t>
      </w:r>
      <w:r w:rsidRPr="00C220E5">
        <w:rPr>
          <w:rFonts w:ascii="Arial" w:hAnsi="Arial" w:cs="Arial"/>
          <w:sz w:val="22"/>
        </w:rPr>
        <w:t>, 109–118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27.</w:t>
      </w:r>
      <w:r w:rsidRPr="00C220E5">
        <w:rPr>
          <w:rFonts w:ascii="Arial" w:hAnsi="Arial" w:cs="Arial"/>
          <w:sz w:val="22"/>
        </w:rPr>
        <w:tab/>
        <w:t xml:space="preserve">Maurelli, A. T. Black holes, antivirulence genes, and gene inactivation in the evolution of bacterial pathogens. </w:t>
      </w:r>
      <w:r w:rsidRPr="00C220E5">
        <w:rPr>
          <w:rFonts w:ascii="Arial" w:hAnsi="Arial" w:cs="Arial"/>
          <w:i/>
          <w:iCs/>
          <w:sz w:val="22"/>
        </w:rPr>
        <w:t>FEMS microbiology letters</w:t>
      </w:r>
      <w:r w:rsidRPr="00C220E5">
        <w:rPr>
          <w:rFonts w:ascii="Arial" w:hAnsi="Arial" w:cs="Arial"/>
          <w:sz w:val="22"/>
        </w:rPr>
        <w:t xml:space="preserve"> </w:t>
      </w:r>
      <w:r w:rsidRPr="00C220E5">
        <w:rPr>
          <w:rFonts w:ascii="Arial" w:hAnsi="Arial" w:cs="Arial"/>
          <w:b/>
          <w:bCs/>
          <w:sz w:val="22"/>
        </w:rPr>
        <w:t>267</w:t>
      </w:r>
      <w:r w:rsidRPr="00C220E5">
        <w:rPr>
          <w:rFonts w:ascii="Arial" w:hAnsi="Arial" w:cs="Arial"/>
          <w:sz w:val="22"/>
        </w:rPr>
        <w:t>, 1–8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28.</w:t>
      </w:r>
      <w:r w:rsidRPr="00C220E5">
        <w:rPr>
          <w:rFonts w:ascii="Arial" w:hAnsi="Arial" w:cs="Arial"/>
          <w:sz w:val="22"/>
        </w:rPr>
        <w:tab/>
        <w:t xml:space="preserve">Weissman, S. J. </w:t>
      </w:r>
      <w:r w:rsidRPr="00C220E5">
        <w:rPr>
          <w:rFonts w:ascii="Arial" w:hAnsi="Arial" w:cs="Arial"/>
          <w:i/>
          <w:iCs/>
          <w:sz w:val="22"/>
        </w:rPr>
        <w:t>et al.</w:t>
      </w:r>
      <w:r w:rsidRPr="00C220E5">
        <w:rPr>
          <w:rFonts w:ascii="Arial" w:hAnsi="Arial" w:cs="Arial"/>
          <w:sz w:val="22"/>
        </w:rPr>
        <w:t xml:space="preserve"> Differential stability and trade-off effects of pathoadaptive mutations in the Escherichia coli FimH adhesin.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75</w:t>
      </w:r>
      <w:r w:rsidRPr="00C220E5">
        <w:rPr>
          <w:rFonts w:ascii="Arial" w:hAnsi="Arial" w:cs="Arial"/>
          <w:sz w:val="22"/>
        </w:rPr>
        <w:t>, 3548–3555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29.</w:t>
      </w:r>
      <w:r w:rsidRPr="00C220E5">
        <w:rPr>
          <w:rFonts w:ascii="Arial" w:hAnsi="Arial" w:cs="Arial"/>
          <w:sz w:val="22"/>
        </w:rPr>
        <w:tab/>
        <w:t xml:space="preserve">Salvador, E. </w:t>
      </w:r>
      <w:r w:rsidRPr="00C220E5">
        <w:rPr>
          <w:rFonts w:ascii="Arial" w:hAnsi="Arial" w:cs="Arial"/>
          <w:i/>
          <w:iCs/>
          <w:sz w:val="22"/>
        </w:rPr>
        <w:t>et al.</w:t>
      </w:r>
      <w:r w:rsidRPr="00C220E5">
        <w:rPr>
          <w:rFonts w:ascii="Arial" w:hAnsi="Arial" w:cs="Arial"/>
          <w:sz w:val="22"/>
        </w:rPr>
        <w:t xml:space="preserve"> Comparison of asymptomatic bacteriuria Escherichia coli isolates from healthy individuals versus those from hospital patients shows that long-term bladder colonization selects for attenuated virulence phenotypes.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80</w:t>
      </w:r>
      <w:r w:rsidRPr="00C220E5">
        <w:rPr>
          <w:rFonts w:ascii="Arial" w:hAnsi="Arial" w:cs="Arial"/>
          <w:sz w:val="22"/>
        </w:rPr>
        <w:t>, 668–78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30.</w:t>
      </w:r>
      <w:r w:rsidRPr="00C220E5">
        <w:rPr>
          <w:rFonts w:ascii="Arial" w:hAnsi="Arial" w:cs="Arial"/>
          <w:sz w:val="22"/>
        </w:rPr>
        <w:tab/>
        <w:t xml:space="preserve">Grozdanov, L. &amp; Raasch, C. Analysis of the genome structure of the nonpathogenic probiotic Escherichia coli strain Nissle 1917. </w:t>
      </w:r>
      <w:r w:rsidRPr="00C220E5">
        <w:rPr>
          <w:rFonts w:ascii="Arial" w:hAnsi="Arial" w:cs="Arial"/>
          <w:i/>
          <w:iCs/>
          <w:sz w:val="22"/>
        </w:rPr>
        <w:t>Journal of …</w:t>
      </w:r>
      <w:r w:rsidRPr="00C220E5">
        <w:rPr>
          <w:rFonts w:ascii="Arial" w:hAnsi="Arial" w:cs="Arial"/>
          <w:sz w:val="22"/>
        </w:rPr>
        <w:t xml:space="preserve"> (2004).doi:10.1128/JB.186.16.5432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31.</w:t>
      </w:r>
      <w:r w:rsidRPr="00C220E5">
        <w:rPr>
          <w:rFonts w:ascii="Arial" w:hAnsi="Arial" w:cs="Arial"/>
          <w:sz w:val="22"/>
        </w:rPr>
        <w:tab/>
        <w:t xml:space="preserve">Hannan, T. J. </w:t>
      </w:r>
      <w:r w:rsidRPr="00C220E5">
        <w:rPr>
          <w:rFonts w:ascii="Arial" w:hAnsi="Arial" w:cs="Arial"/>
          <w:i/>
          <w:iCs/>
          <w:sz w:val="22"/>
        </w:rPr>
        <w:t>et al.</w:t>
      </w:r>
      <w:r w:rsidRPr="00C220E5">
        <w:rPr>
          <w:rFonts w:ascii="Arial" w:hAnsi="Arial" w:cs="Arial"/>
          <w:sz w:val="22"/>
        </w:rPr>
        <w:t xml:space="preserve"> LeuX tRNA-dependent and -independent mechanisms of Escherichia coli pathogenesis in acute cystitis.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116–128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32.</w:t>
      </w:r>
      <w:r w:rsidRPr="00C220E5">
        <w:rPr>
          <w:rFonts w:ascii="Arial" w:hAnsi="Arial" w:cs="Arial"/>
          <w:sz w:val="22"/>
        </w:rPr>
        <w:tab/>
        <w:t xml:space="preserve">Medini, D. </w:t>
      </w:r>
      <w:r w:rsidRPr="00C220E5">
        <w:rPr>
          <w:rFonts w:ascii="Arial" w:hAnsi="Arial" w:cs="Arial"/>
          <w:i/>
          <w:iCs/>
          <w:sz w:val="22"/>
        </w:rPr>
        <w:t>et al.</w:t>
      </w:r>
      <w:r w:rsidRPr="00C220E5">
        <w:rPr>
          <w:rFonts w:ascii="Arial" w:hAnsi="Arial" w:cs="Arial"/>
          <w:sz w:val="22"/>
        </w:rPr>
        <w:t xml:space="preserve"> Microbiology in the post-genomic era.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419–30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33.</w:t>
      </w:r>
      <w:r w:rsidRPr="00C220E5">
        <w:rPr>
          <w:rFonts w:ascii="Arial" w:hAnsi="Arial" w:cs="Arial"/>
          <w:sz w:val="22"/>
        </w:rPr>
        <w:tab/>
        <w:t xml:space="preserve">Rasko, D. A. </w:t>
      </w:r>
      <w:r w:rsidRPr="00C220E5">
        <w:rPr>
          <w:rFonts w:ascii="Arial" w:hAnsi="Arial" w:cs="Arial"/>
          <w:i/>
          <w:iCs/>
          <w:sz w:val="22"/>
        </w:rPr>
        <w:t>et al.</w:t>
      </w:r>
      <w:r w:rsidRPr="00C220E5">
        <w:rPr>
          <w:rFonts w:ascii="Arial" w:hAnsi="Arial" w:cs="Arial"/>
          <w:sz w:val="22"/>
        </w:rPr>
        <w:t xml:space="preserve"> The Pangenome Structure of Escherichia coli: Comparative Genomic Analysis of E. coli Commensal and Pathogenic Isolates.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190</w:t>
      </w:r>
      <w:r w:rsidRPr="00C220E5">
        <w:rPr>
          <w:rFonts w:ascii="Arial" w:hAnsi="Arial" w:cs="Arial"/>
          <w:sz w:val="22"/>
        </w:rPr>
        <w:t>, 6881–6893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34.</w:t>
      </w:r>
      <w:r w:rsidRPr="00C220E5">
        <w:rPr>
          <w:rFonts w:ascii="Arial" w:hAnsi="Arial" w:cs="Arial"/>
          <w:sz w:val="22"/>
        </w:rPr>
        <w:tab/>
        <w:t xml:space="preserve">Chaudhuri, R. R. &amp; Henderson, I. R. The evolution of the Escherichia coli phylogeny. </w:t>
      </w:r>
      <w:r w:rsidRPr="00C220E5">
        <w:rPr>
          <w:rFonts w:ascii="Arial" w:hAnsi="Arial" w:cs="Arial"/>
          <w:i/>
          <w:iCs/>
          <w:sz w:val="22"/>
        </w:rPr>
        <w:t>Infection, genetics and evolution</w:t>
      </w:r>
      <w:r w:rsidRPr="00C220E5">
        <w:rPr>
          <w:i/>
          <w:iCs/>
          <w:sz w:val="22"/>
        </w:rPr>
        <w:t> </w:t>
      </w:r>
      <w:r w:rsidRPr="00C220E5">
        <w:rPr>
          <w:rFonts w:ascii="Arial" w:hAnsi="Arial" w:cs="Arial"/>
          <w:i/>
          <w:iCs/>
          <w:sz w:val="22"/>
        </w:rPr>
        <w:t>: journal of molecular epidemiology and evolutionary genetics in infectious diseases</w:t>
      </w:r>
      <w:r w:rsidRPr="00C220E5">
        <w:rPr>
          <w:rFonts w:ascii="Arial" w:hAnsi="Arial" w:cs="Arial"/>
          <w:sz w:val="22"/>
        </w:rPr>
        <w:t xml:space="preserve"> </w:t>
      </w:r>
      <w:r w:rsidRPr="00C220E5">
        <w:rPr>
          <w:rFonts w:ascii="Arial" w:hAnsi="Arial" w:cs="Arial"/>
          <w:b/>
          <w:bCs/>
          <w:sz w:val="22"/>
        </w:rPr>
        <w:t>12</w:t>
      </w:r>
      <w:r w:rsidRPr="00C220E5">
        <w:rPr>
          <w:rFonts w:ascii="Arial" w:hAnsi="Arial" w:cs="Arial"/>
          <w:sz w:val="22"/>
        </w:rPr>
        <w:t>, 214–26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35.</w:t>
      </w:r>
      <w:r w:rsidRPr="00C220E5">
        <w:rPr>
          <w:rFonts w:ascii="Arial" w:hAnsi="Arial" w:cs="Arial"/>
          <w:sz w:val="22"/>
        </w:rPr>
        <w:tab/>
        <w:t xml:space="preserve">Mysorekar, I. U. &amp; Hultgren, S. J. Mechanisms of uropathogenic Escherichia coli persistence and eradication from the urinary tract.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103</w:t>
      </w:r>
      <w:r w:rsidRPr="00C220E5">
        <w:rPr>
          <w:rFonts w:ascii="Arial" w:hAnsi="Arial" w:cs="Arial"/>
          <w:sz w:val="22"/>
        </w:rPr>
        <w:t>, 14170–5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36.</w:t>
      </w:r>
      <w:r w:rsidRPr="00C220E5">
        <w:rPr>
          <w:rFonts w:ascii="Arial" w:hAnsi="Arial" w:cs="Arial"/>
          <w:sz w:val="22"/>
        </w:rPr>
        <w:tab/>
        <w:t xml:space="preserve">Reigstad, C. S., Hultgren, S. J. &amp; Gordon, J. I. Functional genomic studies of uropathogenic Escherichia coli and host urothelial cells when intracellular bacterial communities are assembled. </w:t>
      </w:r>
      <w:r w:rsidRPr="00C220E5">
        <w:rPr>
          <w:rFonts w:ascii="Arial" w:hAnsi="Arial" w:cs="Arial"/>
          <w:i/>
          <w:iCs/>
          <w:sz w:val="22"/>
        </w:rPr>
        <w:t>The Journal of biological chemistry</w:t>
      </w:r>
      <w:r w:rsidRPr="00C220E5">
        <w:rPr>
          <w:rFonts w:ascii="Arial" w:hAnsi="Arial" w:cs="Arial"/>
          <w:sz w:val="22"/>
        </w:rPr>
        <w:t xml:space="preserve"> </w:t>
      </w:r>
      <w:r w:rsidRPr="00C220E5">
        <w:rPr>
          <w:rFonts w:ascii="Arial" w:hAnsi="Arial" w:cs="Arial"/>
          <w:b/>
          <w:bCs/>
          <w:sz w:val="22"/>
        </w:rPr>
        <w:t>282</w:t>
      </w:r>
      <w:r w:rsidRPr="00C220E5">
        <w:rPr>
          <w:rFonts w:ascii="Arial" w:hAnsi="Arial" w:cs="Arial"/>
          <w:sz w:val="22"/>
        </w:rPr>
        <w:t>, 21259–67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37.</w:t>
      </w:r>
      <w:r w:rsidRPr="00C220E5">
        <w:rPr>
          <w:rFonts w:ascii="Arial" w:hAnsi="Arial" w:cs="Arial"/>
          <w:sz w:val="22"/>
        </w:rPr>
        <w:tab/>
        <w:t xml:space="preserve">Lloyd, A. L., Henderson, T. a, Vigil, P. D. &amp; Mobley, H. L. T. Genomic islands of uropathogenic Escherichia coli contribute to virulence.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191</w:t>
      </w:r>
      <w:r w:rsidRPr="00C220E5">
        <w:rPr>
          <w:rFonts w:ascii="Arial" w:hAnsi="Arial" w:cs="Arial"/>
          <w:sz w:val="22"/>
        </w:rPr>
        <w:t>, 3469–81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38.</w:t>
      </w:r>
      <w:r w:rsidRPr="00C220E5">
        <w:rPr>
          <w:rFonts w:ascii="Arial" w:hAnsi="Arial" w:cs="Arial"/>
          <w:sz w:val="22"/>
        </w:rPr>
        <w:tab/>
        <w:t xml:space="preserve">Bauchart, P. </w:t>
      </w:r>
      <w:r w:rsidRPr="00C220E5">
        <w:rPr>
          <w:rFonts w:ascii="Arial" w:hAnsi="Arial" w:cs="Arial"/>
          <w:i/>
          <w:iCs/>
          <w:sz w:val="22"/>
        </w:rPr>
        <w:t>et al.</w:t>
      </w:r>
      <w:r w:rsidRPr="00C220E5">
        <w:rPr>
          <w:rFonts w:ascii="Arial" w:hAnsi="Arial" w:cs="Arial"/>
          <w:sz w:val="22"/>
        </w:rPr>
        <w:t xml:space="preserve"> Pathogenomic comparison of human extraintestinal and avian pathogenic Escherichia coli--search for factors involved in host specificity or zoonotic potential. </w:t>
      </w:r>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49</w:t>
      </w:r>
      <w:r w:rsidRPr="00C220E5">
        <w:rPr>
          <w:rFonts w:ascii="Arial" w:hAnsi="Arial" w:cs="Arial"/>
          <w:sz w:val="22"/>
        </w:rPr>
        <w:t>, 105–115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39.</w:t>
      </w:r>
      <w:r w:rsidRPr="00C220E5">
        <w:rPr>
          <w:rFonts w:ascii="Arial" w:hAnsi="Arial" w:cs="Arial"/>
          <w:sz w:val="22"/>
        </w:rPr>
        <w:tab/>
        <w:t xml:space="preserve">Nielubowicz, G. R. &amp; Mobley, H. L. T. Host–pathogen interactions in urinary tract infection. </w:t>
      </w:r>
      <w:r w:rsidRPr="00C220E5">
        <w:rPr>
          <w:rFonts w:ascii="Arial" w:hAnsi="Arial" w:cs="Arial"/>
          <w:i/>
          <w:iCs/>
          <w:sz w:val="22"/>
        </w:rPr>
        <w:t>Nature Publishing Group</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430–441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40.</w:t>
      </w:r>
      <w:r w:rsidRPr="00C220E5">
        <w:rPr>
          <w:rFonts w:ascii="Arial" w:hAnsi="Arial" w:cs="Arial"/>
          <w:sz w:val="22"/>
        </w:rPr>
        <w:tab/>
        <w:t xml:space="preserve">Norinder, B. S., Köves, B., Yadav, M., Brauner, A. &amp; Svanborg, C. Do Escherichia coli strains causing acute cystitis have a distinct virulence repertoire? </w:t>
      </w:r>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52</w:t>
      </w:r>
      <w:r w:rsidRPr="00C220E5">
        <w:rPr>
          <w:rFonts w:ascii="Arial" w:hAnsi="Arial" w:cs="Arial"/>
          <w:sz w:val="22"/>
        </w:rPr>
        <w:t>, 10–6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41.</w:t>
      </w:r>
      <w:r w:rsidRPr="00C220E5">
        <w:rPr>
          <w:rFonts w:ascii="Arial" w:hAnsi="Arial" w:cs="Arial"/>
          <w:sz w:val="22"/>
        </w:rPr>
        <w:tab/>
        <w:t xml:space="preserve">Johnson, T. J. </w:t>
      </w:r>
      <w:r w:rsidRPr="00C220E5">
        <w:rPr>
          <w:rFonts w:ascii="Arial" w:hAnsi="Arial" w:cs="Arial"/>
          <w:i/>
          <w:iCs/>
          <w:sz w:val="22"/>
        </w:rPr>
        <w:t>et al.</w:t>
      </w:r>
      <w:r w:rsidRPr="00C220E5">
        <w:rPr>
          <w:rFonts w:ascii="Arial" w:hAnsi="Arial" w:cs="Arial"/>
          <w:sz w:val="22"/>
        </w:rPr>
        <w:t xml:space="preserve"> Prevalence of avian-pathogenic Escherichia coli strain O1 genomic islands among extraintestinal and commensal E. coli isolates.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194</w:t>
      </w:r>
      <w:r w:rsidRPr="00C220E5">
        <w:rPr>
          <w:rFonts w:ascii="Arial" w:hAnsi="Arial" w:cs="Arial"/>
          <w:sz w:val="22"/>
        </w:rPr>
        <w:t>, 2846–2853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42.</w:t>
      </w:r>
      <w:r w:rsidRPr="00C220E5">
        <w:rPr>
          <w:rFonts w:ascii="Arial" w:hAnsi="Arial" w:cs="Arial"/>
          <w:sz w:val="22"/>
        </w:rPr>
        <w:tab/>
        <w:t xml:space="preserve">Nataro, J. P. &amp; Kaper, J. B. Diarrheagenic Escherichia coli. </w:t>
      </w:r>
      <w:r w:rsidRPr="00C220E5">
        <w:rPr>
          <w:rFonts w:ascii="Arial" w:hAnsi="Arial" w:cs="Arial"/>
          <w:i/>
          <w:iCs/>
          <w:sz w:val="22"/>
        </w:rPr>
        <w:t>Clinical microbiology reviews</w:t>
      </w:r>
      <w:r w:rsidRPr="00C220E5">
        <w:rPr>
          <w:rFonts w:ascii="Arial" w:hAnsi="Arial" w:cs="Arial"/>
          <w:sz w:val="22"/>
        </w:rPr>
        <w:t xml:space="preserve"> (1998).at &lt;http://cmr.asm.org/content/11/1/142.short&gt;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43.</w:t>
      </w:r>
      <w:r w:rsidRPr="00C220E5">
        <w:rPr>
          <w:rFonts w:ascii="Arial" w:hAnsi="Arial" w:cs="Arial"/>
          <w:sz w:val="22"/>
        </w:rPr>
        <w:tab/>
        <w:t xml:space="preserve">Boudeau, J., Glasser, A. L., Masseret, E., Joly, B. &amp; Darfeuille-Michaud, A. Invasive ability of an Escherichia coli strain isolated from the ileal mucosa of a patient with Crohn&amp;apos;s disease.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4499–4509 (1999).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44.</w:t>
      </w:r>
      <w:r w:rsidRPr="00C220E5">
        <w:rPr>
          <w:rFonts w:ascii="Arial" w:hAnsi="Arial" w:cs="Arial"/>
          <w:sz w:val="22"/>
        </w:rPr>
        <w:tab/>
        <w:t xml:space="preserve">Darfeuille-Michaud, A. Adherent-invasive Escherichia coli: a putative new E. coli pathotype associated with Crohn&amp;apos;s disease. </w:t>
      </w:r>
      <w:r w:rsidRPr="00C220E5">
        <w:rPr>
          <w:rFonts w:ascii="Arial" w:hAnsi="Arial" w:cs="Arial"/>
          <w:i/>
          <w:iCs/>
          <w:sz w:val="22"/>
        </w:rPr>
        <w:t>International Journal of Medical Microbiology</w:t>
      </w:r>
      <w:r w:rsidRPr="00C220E5">
        <w:rPr>
          <w:rFonts w:ascii="Arial" w:hAnsi="Arial" w:cs="Arial"/>
          <w:sz w:val="22"/>
        </w:rPr>
        <w:t xml:space="preserve"> </w:t>
      </w:r>
      <w:r w:rsidRPr="00C220E5">
        <w:rPr>
          <w:rFonts w:ascii="Arial" w:hAnsi="Arial" w:cs="Arial"/>
          <w:b/>
          <w:bCs/>
          <w:sz w:val="22"/>
        </w:rPr>
        <w:t>292</w:t>
      </w:r>
      <w:r w:rsidRPr="00C220E5">
        <w:rPr>
          <w:rFonts w:ascii="Arial" w:hAnsi="Arial" w:cs="Arial"/>
          <w:sz w:val="22"/>
        </w:rPr>
        <w:t>, 185–193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45.</w:t>
      </w:r>
      <w:r w:rsidRPr="00C220E5">
        <w:rPr>
          <w:rFonts w:ascii="Arial" w:hAnsi="Arial" w:cs="Arial"/>
          <w:sz w:val="22"/>
        </w:rPr>
        <w:tab/>
        <w:t xml:space="preserve">Kaper, J. B., Nataro, J. P. &amp; Mobley, H. L. T. Pathogenic Escherichia coli.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2</w:t>
      </w:r>
      <w:r w:rsidRPr="00C220E5">
        <w:rPr>
          <w:rFonts w:ascii="Arial" w:hAnsi="Arial" w:cs="Arial"/>
          <w:sz w:val="22"/>
        </w:rPr>
        <w:t>, 123–140 (2004).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46.</w:t>
      </w:r>
      <w:r w:rsidRPr="00C220E5">
        <w:rPr>
          <w:rFonts w:ascii="Arial" w:hAnsi="Arial" w:cs="Arial"/>
          <w:sz w:val="22"/>
        </w:rPr>
        <w:tab/>
        <w:t xml:space="preserve">Russo, T. a &amp; Johnson, J. R. Proposal for a new inclusive designation for extraintestinal pathogenic isolates of Escherichia coli: ExPEC. </w:t>
      </w:r>
      <w:r w:rsidRPr="00C220E5">
        <w:rPr>
          <w:rFonts w:ascii="Arial" w:hAnsi="Arial" w:cs="Arial"/>
          <w:i/>
          <w:iCs/>
          <w:sz w:val="22"/>
        </w:rPr>
        <w:t>The Journal of infectious diseases</w:t>
      </w:r>
      <w:r w:rsidRPr="00C220E5">
        <w:rPr>
          <w:rFonts w:ascii="Arial" w:hAnsi="Arial" w:cs="Arial"/>
          <w:sz w:val="22"/>
        </w:rPr>
        <w:t xml:space="preserve"> </w:t>
      </w:r>
      <w:r w:rsidRPr="00C220E5">
        <w:rPr>
          <w:rFonts w:ascii="Arial" w:hAnsi="Arial" w:cs="Arial"/>
          <w:b/>
          <w:bCs/>
          <w:sz w:val="22"/>
        </w:rPr>
        <w:t>181</w:t>
      </w:r>
      <w:r w:rsidRPr="00C220E5">
        <w:rPr>
          <w:rFonts w:ascii="Arial" w:hAnsi="Arial" w:cs="Arial"/>
          <w:sz w:val="22"/>
        </w:rPr>
        <w:t>, 1753–4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47.</w:t>
      </w:r>
      <w:r w:rsidRPr="00C220E5">
        <w:rPr>
          <w:rFonts w:ascii="Arial" w:hAnsi="Arial" w:cs="Arial"/>
          <w:sz w:val="22"/>
        </w:rPr>
        <w:tab/>
        <w:t xml:space="preserve">Rijavec, M. </w:t>
      </w:r>
      <w:r w:rsidRPr="00C220E5">
        <w:rPr>
          <w:rFonts w:ascii="Arial" w:hAnsi="Arial" w:cs="Arial"/>
          <w:i/>
          <w:iCs/>
          <w:sz w:val="22"/>
        </w:rPr>
        <w:t>et al.</w:t>
      </w:r>
      <w:r w:rsidRPr="00C220E5">
        <w:rPr>
          <w:rFonts w:ascii="Arial" w:hAnsi="Arial" w:cs="Arial"/>
          <w:sz w:val="22"/>
        </w:rPr>
        <w:t xml:space="preserve"> High Prevalence of Multidrug Resistance and Random Distribution of Mobile Genetic Elements Among Uropathogenic Escherichia coli (UPEC) of the Four Major Phylogenetic Groups. </w:t>
      </w:r>
      <w:r w:rsidRPr="00C220E5">
        <w:rPr>
          <w:rFonts w:ascii="Arial" w:hAnsi="Arial" w:cs="Arial"/>
          <w:i/>
          <w:iCs/>
          <w:sz w:val="22"/>
        </w:rPr>
        <w:t>Current Microbiology</w:t>
      </w:r>
      <w:r w:rsidRPr="00C220E5">
        <w:rPr>
          <w:rFonts w:ascii="Arial" w:hAnsi="Arial" w:cs="Arial"/>
          <w:sz w:val="22"/>
        </w:rPr>
        <w:t xml:space="preserve"> </w:t>
      </w:r>
      <w:r w:rsidRPr="00C220E5">
        <w:rPr>
          <w:rFonts w:ascii="Arial" w:hAnsi="Arial" w:cs="Arial"/>
          <w:b/>
          <w:bCs/>
          <w:sz w:val="22"/>
        </w:rPr>
        <w:t>53</w:t>
      </w:r>
      <w:r w:rsidRPr="00C220E5">
        <w:rPr>
          <w:rFonts w:ascii="Arial" w:hAnsi="Arial" w:cs="Arial"/>
          <w:sz w:val="22"/>
        </w:rPr>
        <w:t>, 158–162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48.</w:t>
      </w:r>
      <w:r w:rsidRPr="00C220E5">
        <w:rPr>
          <w:rFonts w:ascii="Arial" w:hAnsi="Arial" w:cs="Arial"/>
          <w:sz w:val="22"/>
        </w:rPr>
        <w:tab/>
        <w:t xml:space="preserve">Poey, M. E., Albini, M., Saona, G. &amp; Laviña, M. Virulence profiles in uropathogenic Escherichia coli isolated from pregnant women and children with urinary tract abnormalities. </w:t>
      </w:r>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52</w:t>
      </w:r>
      <w:r w:rsidRPr="00C220E5">
        <w:rPr>
          <w:rFonts w:ascii="Arial" w:hAnsi="Arial" w:cs="Arial"/>
          <w:sz w:val="22"/>
        </w:rPr>
        <w:t>, 292–301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49.</w:t>
      </w:r>
      <w:r w:rsidRPr="00C220E5">
        <w:rPr>
          <w:rFonts w:ascii="Arial" w:hAnsi="Arial" w:cs="Arial"/>
          <w:sz w:val="22"/>
        </w:rPr>
        <w:tab/>
        <w:t xml:space="preserve">Gibreel, T. M. </w:t>
      </w:r>
      <w:r w:rsidRPr="00C220E5">
        <w:rPr>
          <w:rFonts w:ascii="Arial" w:hAnsi="Arial" w:cs="Arial"/>
          <w:i/>
          <w:iCs/>
          <w:sz w:val="22"/>
        </w:rPr>
        <w:t>et al.</w:t>
      </w:r>
      <w:r w:rsidRPr="00C220E5">
        <w:rPr>
          <w:rFonts w:ascii="Arial" w:hAnsi="Arial" w:cs="Arial"/>
          <w:sz w:val="22"/>
        </w:rPr>
        <w:t xml:space="preserve"> Population structure, virulence potential and antibiotic susceptibility of uropathogenic Escherichia coli from Northwest England. </w:t>
      </w:r>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346–356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50.</w:t>
      </w:r>
      <w:r w:rsidRPr="00C220E5">
        <w:rPr>
          <w:rFonts w:ascii="Arial" w:hAnsi="Arial" w:cs="Arial"/>
          <w:sz w:val="22"/>
        </w:rPr>
        <w:tab/>
        <w:t xml:space="preserve">Achtman, M. &amp; Wagner, M. Microbial diversity and the genetic nature of microbial species. </w:t>
      </w:r>
      <w:r w:rsidRPr="00C220E5">
        <w:rPr>
          <w:rFonts w:ascii="Arial" w:hAnsi="Arial" w:cs="Arial"/>
          <w:i/>
          <w:iCs/>
          <w:sz w:val="22"/>
        </w:rPr>
        <w:t>Nature Reviews Microbiology</w:t>
      </w:r>
      <w:r w:rsidRPr="00C220E5">
        <w:rPr>
          <w:rFonts w:ascii="Arial" w:hAnsi="Arial" w:cs="Arial"/>
          <w:sz w:val="22"/>
        </w:rPr>
        <w:t xml:space="preserve"> (2008).doi:10.1038/nrmicro1872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51.</w:t>
      </w:r>
      <w:r w:rsidRPr="00C220E5">
        <w:rPr>
          <w:rFonts w:ascii="Arial" w:hAnsi="Arial" w:cs="Arial"/>
          <w:sz w:val="22"/>
        </w:rPr>
        <w:tab/>
        <w:t xml:space="preserve">Loman, N. J. </w:t>
      </w:r>
      <w:r w:rsidRPr="00C220E5">
        <w:rPr>
          <w:rFonts w:ascii="Arial" w:hAnsi="Arial" w:cs="Arial"/>
          <w:i/>
          <w:iCs/>
          <w:sz w:val="22"/>
        </w:rPr>
        <w:t>et al.</w:t>
      </w:r>
      <w:r w:rsidRPr="00C220E5">
        <w:rPr>
          <w:rFonts w:ascii="Arial" w:hAnsi="Arial" w:cs="Arial"/>
          <w:sz w:val="22"/>
        </w:rPr>
        <w:t xml:space="preserve"> High-throughput bacterial genome sequencing: an embarrassment of choice, a world of opportunity.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10</w:t>
      </w:r>
      <w:r w:rsidRPr="00C220E5">
        <w:rPr>
          <w:rFonts w:ascii="Arial" w:hAnsi="Arial" w:cs="Arial"/>
          <w:sz w:val="22"/>
        </w:rPr>
        <w:t>, 599–606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52.</w:t>
      </w:r>
      <w:r w:rsidRPr="00C220E5">
        <w:rPr>
          <w:rFonts w:ascii="Arial" w:hAnsi="Arial" w:cs="Arial"/>
          <w:sz w:val="22"/>
        </w:rPr>
        <w:tab/>
        <w:t xml:space="preserve">Gogarten, J. P., Doolittle, W. F. &amp; Lawrence, J. G. Prokaryotic evolution in light of gene transfer.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19</w:t>
      </w:r>
      <w:r w:rsidRPr="00C220E5">
        <w:rPr>
          <w:rFonts w:ascii="Arial" w:hAnsi="Arial" w:cs="Arial"/>
          <w:sz w:val="22"/>
        </w:rPr>
        <w:t>, 2226–2238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53.</w:t>
      </w:r>
      <w:r w:rsidRPr="00C220E5">
        <w:rPr>
          <w:rFonts w:ascii="Arial" w:hAnsi="Arial" w:cs="Arial"/>
          <w:sz w:val="22"/>
        </w:rPr>
        <w:tab/>
        <w:t xml:space="preserve">Doolittle, W. F. &amp; Papke, R. T. Genomics and the bacterial species problem. </w:t>
      </w:r>
      <w:r w:rsidRPr="00C220E5">
        <w:rPr>
          <w:rFonts w:ascii="Arial" w:hAnsi="Arial" w:cs="Arial"/>
          <w:i/>
          <w:iCs/>
          <w:sz w:val="22"/>
        </w:rPr>
        <w:t>Genome Biology</w:t>
      </w:r>
      <w:r w:rsidRPr="00C220E5">
        <w:rPr>
          <w:rFonts w:ascii="Arial" w:hAnsi="Arial" w:cs="Arial"/>
          <w:sz w:val="22"/>
        </w:rPr>
        <w:t xml:space="preserve"> (2006).at &lt;http://www.biomedcentral.com/content/pdf/gb-2006-7-9-116.pdf&gt;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54.</w:t>
      </w:r>
      <w:r w:rsidRPr="00C220E5">
        <w:rPr>
          <w:rFonts w:ascii="Arial" w:hAnsi="Arial" w:cs="Arial"/>
          <w:sz w:val="22"/>
        </w:rPr>
        <w:tab/>
        <w:t xml:space="preserve">Schwartz, D. J., Chen, S. L., Hultgren, S. J. &amp; Seed, P. C. Population dynamics and niche distribution of uropathogenic Escherichia coli during acute and chronic urinary tract infection.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79</w:t>
      </w:r>
      <w:r w:rsidRPr="00C220E5">
        <w:rPr>
          <w:rFonts w:ascii="Arial" w:hAnsi="Arial" w:cs="Arial"/>
          <w:sz w:val="22"/>
        </w:rPr>
        <w:t>, 4250–9 (2011).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55.</w:t>
      </w:r>
      <w:r w:rsidRPr="00C220E5">
        <w:rPr>
          <w:rFonts w:ascii="Arial" w:hAnsi="Arial" w:cs="Arial"/>
          <w:sz w:val="22"/>
        </w:rPr>
        <w:tab/>
        <w:t xml:space="preserve">Hannan, T. J., Mysorekar, I. U., Hung, C. S., Isaacson-Schmid, M. L. &amp; Hultgren, S. J. Early severe inflammatory responses to uropathogenic E. coli predispose to chronic and recurrent urinary tract infection. </w:t>
      </w:r>
      <w:r w:rsidRPr="00C220E5">
        <w:rPr>
          <w:rFonts w:ascii="Arial" w:hAnsi="Arial" w:cs="Arial"/>
          <w:i/>
          <w:iCs/>
          <w:sz w:val="22"/>
        </w:rPr>
        <w:t>PLoS pathogens</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e1001042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56.</w:t>
      </w:r>
      <w:r w:rsidRPr="00C220E5">
        <w:rPr>
          <w:rFonts w:ascii="Arial" w:hAnsi="Arial" w:cs="Arial"/>
          <w:sz w:val="22"/>
        </w:rPr>
        <w:tab/>
        <w:t xml:space="preserve">Moreno, E. </w:t>
      </w:r>
      <w:r w:rsidRPr="00C220E5">
        <w:rPr>
          <w:rFonts w:ascii="Arial" w:hAnsi="Arial" w:cs="Arial"/>
          <w:i/>
          <w:iCs/>
          <w:sz w:val="22"/>
        </w:rPr>
        <w:t>et al.</w:t>
      </w:r>
      <w:r w:rsidRPr="00C220E5">
        <w:rPr>
          <w:rFonts w:ascii="Arial" w:hAnsi="Arial" w:cs="Arial"/>
          <w:sz w:val="22"/>
        </w:rPr>
        <w:t xml:space="preserve"> Relationship between Escherichia coli strains causing urinary tract infection in women and the dominant faecal flora of the same hosts. </w:t>
      </w:r>
      <w:r w:rsidRPr="00C220E5">
        <w:rPr>
          <w:rFonts w:ascii="Arial" w:hAnsi="Arial" w:cs="Arial"/>
          <w:i/>
          <w:iCs/>
          <w:sz w:val="22"/>
        </w:rPr>
        <w:t>Epidemiology and infection</w:t>
      </w:r>
      <w:r w:rsidRPr="00C220E5">
        <w:rPr>
          <w:rFonts w:ascii="Arial" w:hAnsi="Arial" w:cs="Arial"/>
          <w:sz w:val="22"/>
        </w:rPr>
        <w:t xml:space="preserve"> </w:t>
      </w:r>
      <w:r w:rsidRPr="00C220E5">
        <w:rPr>
          <w:rFonts w:ascii="Arial" w:hAnsi="Arial" w:cs="Arial"/>
          <w:b/>
          <w:bCs/>
          <w:sz w:val="22"/>
        </w:rPr>
        <w:t>134</w:t>
      </w:r>
      <w:r w:rsidRPr="00C220E5">
        <w:rPr>
          <w:rFonts w:ascii="Arial" w:hAnsi="Arial" w:cs="Arial"/>
          <w:sz w:val="22"/>
        </w:rPr>
        <w:t>, 1015–1023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57.</w:t>
      </w:r>
      <w:r w:rsidRPr="00C220E5">
        <w:rPr>
          <w:rFonts w:ascii="Arial" w:hAnsi="Arial" w:cs="Arial"/>
          <w:sz w:val="22"/>
        </w:rPr>
        <w:tab/>
        <w:t xml:space="preserve">Moreno, E. </w:t>
      </w:r>
      <w:r w:rsidRPr="00C220E5">
        <w:rPr>
          <w:rFonts w:ascii="Arial" w:hAnsi="Arial" w:cs="Arial"/>
          <w:i/>
          <w:iCs/>
          <w:sz w:val="22"/>
        </w:rPr>
        <w:t>et al.</w:t>
      </w:r>
      <w:r w:rsidRPr="00C220E5">
        <w:rPr>
          <w:rFonts w:ascii="Arial" w:hAnsi="Arial" w:cs="Arial"/>
          <w:sz w:val="22"/>
        </w:rPr>
        <w:t xml:space="preserve"> Relationship between Escherichia coli strains causing acute cystitis in women and the fecal E. coli population of the host. </w:t>
      </w:r>
      <w:r w:rsidRPr="00C220E5">
        <w:rPr>
          <w:rFonts w:ascii="Arial" w:hAnsi="Arial" w:cs="Arial"/>
          <w:i/>
          <w:iCs/>
          <w:sz w:val="22"/>
        </w:rPr>
        <w:t>Journal of Clinical Microbiology</w:t>
      </w:r>
      <w:r w:rsidRPr="00C220E5">
        <w:rPr>
          <w:rFonts w:ascii="Arial" w:hAnsi="Arial" w:cs="Arial"/>
          <w:sz w:val="22"/>
        </w:rPr>
        <w:t xml:space="preserve"> </w:t>
      </w:r>
      <w:r w:rsidRPr="00C220E5">
        <w:rPr>
          <w:rFonts w:ascii="Arial" w:hAnsi="Arial" w:cs="Arial"/>
          <w:b/>
          <w:bCs/>
          <w:sz w:val="22"/>
        </w:rPr>
        <w:t>46</w:t>
      </w:r>
      <w:r w:rsidRPr="00C220E5">
        <w:rPr>
          <w:rFonts w:ascii="Arial" w:hAnsi="Arial" w:cs="Arial"/>
          <w:sz w:val="22"/>
        </w:rPr>
        <w:t>, 2529–2534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58.</w:t>
      </w:r>
      <w:r w:rsidRPr="00C220E5">
        <w:rPr>
          <w:rFonts w:ascii="Arial" w:hAnsi="Arial" w:cs="Arial"/>
          <w:sz w:val="22"/>
        </w:rPr>
        <w:tab/>
        <w:t xml:space="preserve">Yamamoto, S. </w:t>
      </w:r>
      <w:r w:rsidRPr="00C220E5">
        <w:rPr>
          <w:rFonts w:ascii="Arial" w:hAnsi="Arial" w:cs="Arial"/>
          <w:i/>
          <w:iCs/>
          <w:sz w:val="22"/>
        </w:rPr>
        <w:t>et al.</w:t>
      </w:r>
      <w:r w:rsidRPr="00C220E5">
        <w:rPr>
          <w:rFonts w:ascii="Arial" w:hAnsi="Arial" w:cs="Arial"/>
          <w:sz w:val="22"/>
        </w:rPr>
        <w:t xml:space="preserve"> Genetic evidence supporting the fecal-perineal-urethral hypothesis in cystitis caused by Escherichia coli. </w:t>
      </w:r>
      <w:r w:rsidRPr="00C220E5">
        <w:rPr>
          <w:rFonts w:ascii="Arial" w:hAnsi="Arial" w:cs="Arial"/>
          <w:i/>
          <w:iCs/>
          <w:sz w:val="22"/>
        </w:rPr>
        <w:t>The Journal of urology</w:t>
      </w:r>
      <w:r w:rsidRPr="00C220E5">
        <w:rPr>
          <w:rFonts w:ascii="Arial" w:hAnsi="Arial" w:cs="Arial"/>
          <w:sz w:val="22"/>
        </w:rPr>
        <w:t xml:space="preserve"> </w:t>
      </w:r>
      <w:r w:rsidRPr="00C220E5">
        <w:rPr>
          <w:rFonts w:ascii="Arial" w:hAnsi="Arial" w:cs="Arial"/>
          <w:b/>
          <w:bCs/>
          <w:sz w:val="22"/>
        </w:rPr>
        <w:t>157</w:t>
      </w:r>
      <w:r w:rsidRPr="00C220E5">
        <w:rPr>
          <w:rFonts w:ascii="Arial" w:hAnsi="Arial" w:cs="Arial"/>
          <w:sz w:val="22"/>
        </w:rPr>
        <w:t>, 1127–1129 (1997).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59.</w:t>
      </w:r>
      <w:r w:rsidRPr="00C220E5">
        <w:rPr>
          <w:rFonts w:ascii="Arial" w:hAnsi="Arial" w:cs="Arial"/>
          <w:sz w:val="22"/>
        </w:rPr>
        <w:tab/>
        <w:t xml:space="preserve">Zhou, G. </w:t>
      </w:r>
      <w:r w:rsidRPr="00C220E5">
        <w:rPr>
          <w:rFonts w:ascii="Arial" w:hAnsi="Arial" w:cs="Arial"/>
          <w:i/>
          <w:iCs/>
          <w:sz w:val="22"/>
        </w:rPr>
        <w:t>et al.</w:t>
      </w:r>
      <w:r w:rsidRPr="00C220E5">
        <w:rPr>
          <w:rFonts w:ascii="Arial" w:hAnsi="Arial" w:cs="Arial"/>
          <w:sz w:val="22"/>
        </w:rPr>
        <w:t xml:space="preserve"> Uroplakin Ia is the urothelial receptor for uropathogenic Escherichia coli: evidence from in vitro FimH binding. </w:t>
      </w:r>
      <w:r w:rsidRPr="00C220E5">
        <w:rPr>
          <w:rFonts w:ascii="Arial" w:hAnsi="Arial" w:cs="Arial"/>
          <w:i/>
          <w:iCs/>
          <w:sz w:val="22"/>
        </w:rPr>
        <w:t>Journal of Cell Science</w:t>
      </w:r>
      <w:r w:rsidRPr="00C220E5">
        <w:rPr>
          <w:rFonts w:ascii="Arial" w:hAnsi="Arial" w:cs="Arial"/>
          <w:sz w:val="22"/>
        </w:rPr>
        <w:t xml:space="preserve"> </w:t>
      </w:r>
      <w:r w:rsidRPr="00C220E5">
        <w:rPr>
          <w:rFonts w:ascii="Arial" w:hAnsi="Arial" w:cs="Arial"/>
          <w:b/>
          <w:bCs/>
          <w:sz w:val="22"/>
        </w:rPr>
        <w:t>114</w:t>
      </w:r>
      <w:r w:rsidRPr="00C220E5">
        <w:rPr>
          <w:rFonts w:ascii="Arial" w:hAnsi="Arial" w:cs="Arial"/>
          <w:sz w:val="22"/>
        </w:rPr>
        <w:t>, 4095–4103 (2001).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60.</w:t>
      </w:r>
      <w:r w:rsidRPr="00C220E5">
        <w:rPr>
          <w:rFonts w:ascii="Arial" w:hAnsi="Arial" w:cs="Arial"/>
          <w:sz w:val="22"/>
        </w:rPr>
        <w:tab/>
        <w:t xml:space="preserve">Mulvey, M. A. </w:t>
      </w:r>
      <w:r w:rsidRPr="00C220E5">
        <w:rPr>
          <w:rFonts w:ascii="Arial" w:hAnsi="Arial" w:cs="Arial"/>
          <w:i/>
          <w:iCs/>
          <w:sz w:val="22"/>
        </w:rPr>
        <w:t>et al.</w:t>
      </w:r>
      <w:r w:rsidRPr="00C220E5">
        <w:rPr>
          <w:rFonts w:ascii="Arial" w:hAnsi="Arial" w:cs="Arial"/>
          <w:sz w:val="22"/>
        </w:rPr>
        <w:t xml:space="preserve"> Induction and evasion of host defenses by type 1-piliated uropathogenic Escherichia coli. </w:t>
      </w:r>
      <w:r w:rsidRPr="00C220E5">
        <w:rPr>
          <w:rFonts w:ascii="Arial" w:hAnsi="Arial" w:cs="Arial"/>
          <w:i/>
          <w:iCs/>
          <w:sz w:val="22"/>
        </w:rPr>
        <w:t>Science</w:t>
      </w:r>
      <w:r w:rsidRPr="00C220E5">
        <w:rPr>
          <w:rFonts w:ascii="Arial" w:hAnsi="Arial" w:cs="Arial"/>
          <w:sz w:val="22"/>
        </w:rPr>
        <w:t xml:space="preserve"> </w:t>
      </w:r>
      <w:r w:rsidRPr="00C220E5">
        <w:rPr>
          <w:rFonts w:ascii="Arial" w:hAnsi="Arial" w:cs="Arial"/>
          <w:b/>
          <w:bCs/>
          <w:sz w:val="22"/>
        </w:rPr>
        <w:t>282</w:t>
      </w:r>
      <w:r w:rsidRPr="00C220E5">
        <w:rPr>
          <w:rFonts w:ascii="Arial" w:hAnsi="Arial" w:cs="Arial"/>
          <w:sz w:val="22"/>
        </w:rPr>
        <w:t>, 1494–1497 (1998).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61.</w:t>
      </w:r>
      <w:r w:rsidRPr="00C220E5">
        <w:rPr>
          <w:rFonts w:ascii="Arial" w:hAnsi="Arial" w:cs="Arial"/>
          <w:sz w:val="22"/>
        </w:rPr>
        <w:tab/>
        <w:t xml:space="preserve">Anderson, G. G. </w:t>
      </w:r>
      <w:r w:rsidRPr="00C220E5">
        <w:rPr>
          <w:rFonts w:ascii="Arial" w:hAnsi="Arial" w:cs="Arial"/>
          <w:i/>
          <w:iCs/>
          <w:sz w:val="22"/>
        </w:rPr>
        <w:t>et al.</w:t>
      </w:r>
      <w:r w:rsidRPr="00C220E5">
        <w:rPr>
          <w:rFonts w:ascii="Arial" w:hAnsi="Arial" w:cs="Arial"/>
          <w:sz w:val="22"/>
        </w:rPr>
        <w:t xml:space="preserve"> Intracellular bacterial biofilm-like pods in urinary tract infections. </w:t>
      </w:r>
      <w:r w:rsidRPr="00C220E5">
        <w:rPr>
          <w:rFonts w:ascii="Arial" w:hAnsi="Arial" w:cs="Arial"/>
          <w:i/>
          <w:iCs/>
          <w:sz w:val="22"/>
        </w:rPr>
        <w:t>Science (New York, N.Y.)</w:t>
      </w:r>
      <w:r w:rsidRPr="00C220E5">
        <w:rPr>
          <w:rFonts w:ascii="Arial" w:hAnsi="Arial" w:cs="Arial"/>
          <w:sz w:val="22"/>
        </w:rPr>
        <w:t xml:space="preserve"> </w:t>
      </w:r>
      <w:r w:rsidRPr="00C220E5">
        <w:rPr>
          <w:rFonts w:ascii="Arial" w:hAnsi="Arial" w:cs="Arial"/>
          <w:b/>
          <w:bCs/>
          <w:sz w:val="22"/>
        </w:rPr>
        <w:t>301</w:t>
      </w:r>
      <w:r w:rsidRPr="00C220E5">
        <w:rPr>
          <w:rFonts w:ascii="Arial" w:hAnsi="Arial" w:cs="Arial"/>
          <w:sz w:val="22"/>
        </w:rPr>
        <w:t>, 105–7 (2003).</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62.</w:t>
      </w:r>
      <w:r w:rsidRPr="00C220E5">
        <w:rPr>
          <w:rFonts w:ascii="Arial" w:hAnsi="Arial" w:cs="Arial"/>
          <w:sz w:val="22"/>
        </w:rPr>
        <w:tab/>
        <w:t xml:space="preserve">Walters, M. S. </w:t>
      </w:r>
      <w:r w:rsidRPr="00C220E5">
        <w:rPr>
          <w:rFonts w:ascii="Arial" w:hAnsi="Arial" w:cs="Arial"/>
          <w:i/>
          <w:iCs/>
          <w:sz w:val="22"/>
        </w:rPr>
        <w:t>et al.</w:t>
      </w:r>
      <w:r w:rsidRPr="00C220E5">
        <w:rPr>
          <w:rFonts w:ascii="Arial" w:hAnsi="Arial" w:cs="Arial"/>
          <w:sz w:val="22"/>
        </w:rPr>
        <w:t xml:space="preserve"> Kinetics of uropathogenic Escherichia coli metapopulation movement during urinary tract infection. </w:t>
      </w:r>
      <w:r w:rsidRPr="00C220E5">
        <w:rPr>
          <w:rFonts w:ascii="Arial" w:hAnsi="Arial" w:cs="Arial"/>
          <w:i/>
          <w:iCs/>
          <w:sz w:val="22"/>
        </w:rPr>
        <w:t>mBio</w:t>
      </w:r>
      <w:r w:rsidRPr="00C220E5">
        <w:rPr>
          <w:rFonts w:ascii="Arial" w:hAnsi="Arial" w:cs="Arial"/>
          <w:sz w:val="22"/>
        </w:rPr>
        <w:t xml:space="preserve"> </w:t>
      </w:r>
      <w:r w:rsidRPr="00C220E5">
        <w:rPr>
          <w:rFonts w:ascii="Arial" w:hAnsi="Arial" w:cs="Arial"/>
          <w:b/>
          <w:bCs/>
          <w:sz w:val="22"/>
        </w:rPr>
        <w:t>3</w:t>
      </w:r>
      <w:r w:rsidRPr="00C220E5">
        <w:rPr>
          <w:rFonts w:ascii="Arial" w:hAnsi="Arial" w:cs="Arial"/>
          <w:sz w:val="22"/>
        </w:rPr>
        <w:t>,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63.</w:t>
      </w:r>
      <w:r w:rsidRPr="00C220E5">
        <w:rPr>
          <w:rFonts w:ascii="Arial" w:hAnsi="Arial" w:cs="Arial"/>
          <w:sz w:val="22"/>
        </w:rPr>
        <w:tab/>
        <w:t xml:space="preserve">Pulliam, H. R. Sources, sinks, and population regulation. </w:t>
      </w:r>
      <w:r w:rsidRPr="00C220E5">
        <w:rPr>
          <w:rFonts w:ascii="Arial" w:hAnsi="Arial" w:cs="Arial"/>
          <w:i/>
          <w:iCs/>
          <w:sz w:val="22"/>
        </w:rPr>
        <w:t>American Naturalist</w:t>
      </w:r>
      <w:r w:rsidRPr="00C220E5">
        <w:rPr>
          <w:rFonts w:ascii="Arial" w:hAnsi="Arial" w:cs="Arial"/>
          <w:sz w:val="22"/>
        </w:rPr>
        <w:t xml:space="preserve"> 652–661 (1988).at &lt;http://www.jstor.org/stable/10.2307/2461927&gt;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64.</w:t>
      </w:r>
      <w:r w:rsidRPr="00C220E5">
        <w:rPr>
          <w:rFonts w:ascii="Arial" w:hAnsi="Arial" w:cs="Arial"/>
          <w:sz w:val="22"/>
        </w:rPr>
        <w:tab/>
        <w:t xml:space="preserve">Sokurenko, E. V. </w:t>
      </w:r>
      <w:r w:rsidRPr="00C220E5">
        <w:rPr>
          <w:rFonts w:ascii="Arial" w:hAnsi="Arial" w:cs="Arial"/>
          <w:i/>
          <w:iCs/>
          <w:sz w:val="22"/>
        </w:rPr>
        <w:t>et al.</w:t>
      </w:r>
      <w:r w:rsidRPr="00C220E5">
        <w:rPr>
          <w:rFonts w:ascii="Arial" w:hAnsi="Arial" w:cs="Arial"/>
          <w:sz w:val="22"/>
        </w:rPr>
        <w:t xml:space="preserve"> Selection footprint in the FimH adhesin shows pathoadaptive niche differentiation in Escherichia coli.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21</w:t>
      </w:r>
      <w:r w:rsidRPr="00C220E5">
        <w:rPr>
          <w:rFonts w:ascii="Arial" w:hAnsi="Arial" w:cs="Arial"/>
          <w:sz w:val="22"/>
        </w:rPr>
        <w:t>, 1373–1383 (2004).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65.</w:t>
      </w:r>
      <w:r w:rsidRPr="00C220E5">
        <w:rPr>
          <w:rFonts w:ascii="Arial" w:hAnsi="Arial" w:cs="Arial"/>
          <w:sz w:val="22"/>
        </w:rPr>
        <w:tab/>
        <w:t xml:space="preserve">Chattopadhyay, S. </w:t>
      </w:r>
      <w:r w:rsidRPr="00C220E5">
        <w:rPr>
          <w:rFonts w:ascii="Arial" w:hAnsi="Arial" w:cs="Arial"/>
          <w:i/>
          <w:iCs/>
          <w:sz w:val="22"/>
        </w:rPr>
        <w:t>et al.</w:t>
      </w:r>
      <w:r w:rsidRPr="00C220E5">
        <w:rPr>
          <w:rFonts w:ascii="Arial" w:hAnsi="Arial" w:cs="Arial"/>
          <w:sz w:val="22"/>
        </w:rPr>
        <w:t xml:space="preserve"> Haplotype Diversity in “Source-Sink” Dynamics of Escherichia coli Urovirulence. </w:t>
      </w:r>
      <w:r w:rsidRPr="00C220E5">
        <w:rPr>
          <w:rFonts w:ascii="Arial" w:hAnsi="Arial" w:cs="Arial"/>
          <w:i/>
          <w:iCs/>
          <w:sz w:val="22"/>
        </w:rPr>
        <w:t>Journal of Molecular Evolution</w:t>
      </w:r>
      <w:r w:rsidRPr="00C220E5">
        <w:rPr>
          <w:rFonts w:ascii="Arial" w:hAnsi="Arial" w:cs="Arial"/>
          <w:sz w:val="22"/>
        </w:rPr>
        <w:t xml:space="preserve"> </w:t>
      </w:r>
      <w:r w:rsidRPr="00C220E5">
        <w:rPr>
          <w:rFonts w:ascii="Arial" w:hAnsi="Arial" w:cs="Arial"/>
          <w:b/>
          <w:bCs/>
          <w:sz w:val="22"/>
        </w:rPr>
        <w:t>64</w:t>
      </w:r>
      <w:r w:rsidRPr="00C220E5">
        <w:rPr>
          <w:rFonts w:ascii="Arial" w:hAnsi="Arial" w:cs="Arial"/>
          <w:sz w:val="22"/>
        </w:rPr>
        <w:t>, 204–214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66.</w:t>
      </w:r>
      <w:r w:rsidRPr="00C220E5">
        <w:rPr>
          <w:rFonts w:ascii="Arial" w:hAnsi="Arial" w:cs="Arial"/>
          <w:sz w:val="22"/>
        </w:rPr>
        <w:tab/>
        <w:t xml:space="preserve">Chattopadhyay, S., Paranjpye, R. N., Dykhuizen, D. E., Sokurenko, E. V. &amp; Strom, M. S. Comparative evolutionary analysis of the major structural subunit of Vibrio vulnificus type IV pili.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26</w:t>
      </w:r>
      <w:r w:rsidRPr="00C220E5">
        <w:rPr>
          <w:rFonts w:ascii="Arial" w:hAnsi="Arial" w:cs="Arial"/>
          <w:sz w:val="22"/>
        </w:rPr>
        <w:t>, 2185–2196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67.</w:t>
      </w:r>
      <w:r w:rsidRPr="00C220E5">
        <w:rPr>
          <w:rFonts w:ascii="Arial" w:hAnsi="Arial" w:cs="Arial"/>
          <w:sz w:val="22"/>
        </w:rPr>
        <w:tab/>
        <w:t xml:space="preserve">Alteri, C. J. &amp; Mobley, H. L. T. Escherichia coli physiology and metabolism dictates adaptation to diverse host microenvironments. </w:t>
      </w:r>
      <w:r w:rsidRPr="00C220E5">
        <w:rPr>
          <w:rFonts w:ascii="Arial" w:hAnsi="Arial" w:cs="Arial"/>
          <w:i/>
          <w:iCs/>
          <w:sz w:val="22"/>
        </w:rPr>
        <w:t>Current Opinion in Microbiology</w:t>
      </w:r>
      <w:r w:rsidRPr="00C220E5">
        <w:rPr>
          <w:rFonts w:ascii="Arial" w:hAnsi="Arial" w:cs="Arial"/>
          <w:sz w:val="22"/>
        </w:rPr>
        <w:t xml:space="preserve"> </w:t>
      </w:r>
      <w:r w:rsidRPr="00C220E5">
        <w:rPr>
          <w:rFonts w:ascii="Arial" w:hAnsi="Arial" w:cs="Arial"/>
          <w:b/>
          <w:bCs/>
          <w:sz w:val="22"/>
        </w:rPr>
        <w:t>15</w:t>
      </w:r>
      <w:r w:rsidRPr="00C220E5">
        <w:rPr>
          <w:rFonts w:ascii="Arial" w:hAnsi="Arial" w:cs="Arial"/>
          <w:sz w:val="22"/>
        </w:rPr>
        <w:t>, 3–9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68.</w:t>
      </w:r>
      <w:r w:rsidRPr="00C220E5">
        <w:rPr>
          <w:rFonts w:ascii="Arial" w:hAnsi="Arial" w:cs="Arial"/>
          <w:sz w:val="22"/>
        </w:rPr>
        <w:tab/>
        <w:t xml:space="preserve">Hung, C.-S. </w:t>
      </w:r>
      <w:r w:rsidRPr="00C220E5">
        <w:rPr>
          <w:rFonts w:ascii="Arial" w:hAnsi="Arial" w:cs="Arial"/>
          <w:i/>
          <w:iCs/>
          <w:sz w:val="22"/>
        </w:rPr>
        <w:t>et al.</w:t>
      </w:r>
      <w:r w:rsidRPr="00C220E5">
        <w:rPr>
          <w:rFonts w:ascii="Arial" w:hAnsi="Arial" w:cs="Arial"/>
          <w:sz w:val="22"/>
        </w:rPr>
        <w:t xml:space="preserve"> Structural basis of tropism of Escherichia coli to the bladder during urinary tract infection.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44</w:t>
      </w:r>
      <w:r w:rsidRPr="00C220E5">
        <w:rPr>
          <w:rFonts w:ascii="Arial" w:hAnsi="Arial" w:cs="Arial"/>
          <w:sz w:val="22"/>
        </w:rPr>
        <w:t>, 903–915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69.</w:t>
      </w:r>
      <w:r w:rsidRPr="00C220E5">
        <w:rPr>
          <w:rFonts w:ascii="Arial" w:hAnsi="Arial" w:cs="Arial"/>
          <w:sz w:val="22"/>
        </w:rPr>
        <w:tab/>
        <w:t xml:space="preserve">Sokurenko, E. V., Courtney, H. S., Ohman, D. E., Klemm, P. &amp; Hasty, D. L. FimH family of type 1 fimbrial adhesins: functional heterogeneity due to minor sequence variations among fimH genes.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176</w:t>
      </w:r>
      <w:r w:rsidRPr="00C220E5">
        <w:rPr>
          <w:rFonts w:ascii="Arial" w:hAnsi="Arial" w:cs="Arial"/>
          <w:sz w:val="22"/>
        </w:rPr>
        <w:t>, 748–755 (1994).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70.</w:t>
      </w:r>
      <w:r w:rsidRPr="00C220E5">
        <w:rPr>
          <w:rFonts w:ascii="Arial" w:hAnsi="Arial" w:cs="Arial"/>
          <w:sz w:val="22"/>
        </w:rPr>
        <w:tab/>
        <w:t xml:space="preserve">Sokurenko, E. V., Courtney, H. S., Maslow, J., Siitonen, A. &amp; Hasty, D. L. Quantitative differences in adhesiveness of type 1 fimbriated Escherichia coli due to structural differences in fimH genes. </w:t>
      </w:r>
      <w:r w:rsidRPr="00C220E5">
        <w:rPr>
          <w:rFonts w:ascii="Arial" w:hAnsi="Arial" w:cs="Arial"/>
          <w:i/>
          <w:iCs/>
          <w:sz w:val="22"/>
        </w:rPr>
        <w:t>Journal of …</w:t>
      </w:r>
      <w:r w:rsidRPr="00C220E5">
        <w:rPr>
          <w:rFonts w:ascii="Arial" w:hAnsi="Arial" w:cs="Arial"/>
          <w:sz w:val="22"/>
        </w:rPr>
        <w:t xml:space="preserve"> (1995).at &lt;http://jb.asm.org/content/177/13/3680.short&gt;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71.</w:t>
      </w:r>
      <w:r w:rsidRPr="00C220E5">
        <w:rPr>
          <w:rFonts w:ascii="Arial" w:hAnsi="Arial" w:cs="Arial"/>
          <w:sz w:val="22"/>
        </w:rPr>
        <w:tab/>
        <w:t xml:space="preserve">Chattopadhyay, S. </w:t>
      </w:r>
      <w:r w:rsidRPr="00C220E5">
        <w:rPr>
          <w:rFonts w:ascii="Arial" w:hAnsi="Arial" w:cs="Arial"/>
          <w:i/>
          <w:iCs/>
          <w:sz w:val="22"/>
        </w:rPr>
        <w:t>et al.</w:t>
      </w:r>
      <w:r w:rsidRPr="00C220E5">
        <w:rPr>
          <w:rFonts w:ascii="Arial" w:hAnsi="Arial" w:cs="Arial"/>
          <w:sz w:val="22"/>
        </w:rPr>
        <w:t xml:space="preserve"> High frequency of hotspot mutations in core genes of Escherichia coli due to short-term positive selection.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106</w:t>
      </w:r>
      <w:r w:rsidRPr="00C220E5">
        <w:rPr>
          <w:rFonts w:ascii="Arial" w:hAnsi="Arial" w:cs="Arial"/>
          <w:sz w:val="22"/>
        </w:rPr>
        <w:t>, 12412–12417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72.</w:t>
      </w:r>
      <w:r w:rsidRPr="00C220E5">
        <w:rPr>
          <w:rFonts w:ascii="Arial" w:hAnsi="Arial" w:cs="Arial"/>
          <w:sz w:val="22"/>
        </w:rPr>
        <w:tab/>
        <w:t xml:space="preserve">Shoval, O. </w:t>
      </w:r>
      <w:r w:rsidRPr="00C220E5">
        <w:rPr>
          <w:rFonts w:ascii="Arial" w:hAnsi="Arial" w:cs="Arial"/>
          <w:i/>
          <w:iCs/>
          <w:sz w:val="22"/>
        </w:rPr>
        <w:t>et al.</w:t>
      </w:r>
      <w:r w:rsidRPr="00C220E5">
        <w:rPr>
          <w:rFonts w:ascii="Arial" w:hAnsi="Arial" w:cs="Arial"/>
          <w:sz w:val="22"/>
        </w:rPr>
        <w:t xml:space="preserve"> Evolutionary trade-offs, Pareto optimality, and the geometry of phenotype space. </w:t>
      </w:r>
      <w:r w:rsidRPr="00C220E5">
        <w:rPr>
          <w:rFonts w:ascii="Arial" w:hAnsi="Arial" w:cs="Arial"/>
          <w:i/>
          <w:iCs/>
          <w:sz w:val="22"/>
        </w:rPr>
        <w:t>Science</w:t>
      </w:r>
      <w:r w:rsidRPr="00C220E5">
        <w:rPr>
          <w:rFonts w:ascii="Arial" w:hAnsi="Arial" w:cs="Arial"/>
          <w:sz w:val="22"/>
        </w:rPr>
        <w:t xml:space="preserve"> </w:t>
      </w:r>
      <w:r w:rsidRPr="00C220E5">
        <w:rPr>
          <w:rFonts w:ascii="Arial" w:hAnsi="Arial" w:cs="Arial"/>
          <w:b/>
          <w:bCs/>
          <w:sz w:val="22"/>
        </w:rPr>
        <w:t>336</w:t>
      </w:r>
      <w:r w:rsidRPr="00C220E5">
        <w:rPr>
          <w:rFonts w:ascii="Arial" w:hAnsi="Arial" w:cs="Arial"/>
          <w:sz w:val="22"/>
        </w:rPr>
        <w:t>, 1157–1160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73.</w:t>
      </w:r>
      <w:r w:rsidRPr="00C220E5">
        <w:rPr>
          <w:rFonts w:ascii="Arial" w:hAnsi="Arial" w:cs="Arial"/>
          <w:sz w:val="22"/>
        </w:rPr>
        <w:tab/>
        <w:t xml:space="preserve">Levin, B. R., Perrot, V. &amp; Walker, N. Compensatory Mutations, Antibiotic Resistance and the Population Genetics of Adaptive Evolution in Bacteria. </w:t>
      </w:r>
      <w:r w:rsidRPr="00C220E5">
        <w:rPr>
          <w:rFonts w:ascii="Arial" w:hAnsi="Arial" w:cs="Arial"/>
          <w:i/>
          <w:iCs/>
          <w:sz w:val="22"/>
        </w:rPr>
        <w:t>Genetics</w:t>
      </w:r>
      <w:r w:rsidRPr="00C220E5">
        <w:rPr>
          <w:rFonts w:ascii="Arial" w:hAnsi="Arial" w:cs="Arial"/>
          <w:sz w:val="22"/>
        </w:rPr>
        <w:t xml:space="preserve"> (2000).at &lt;http://www.genetics.org/content/154/3/985.short&gt;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74.</w:t>
      </w:r>
      <w:r w:rsidRPr="00C220E5">
        <w:rPr>
          <w:rFonts w:ascii="Arial" w:hAnsi="Arial" w:cs="Arial"/>
          <w:sz w:val="22"/>
        </w:rPr>
        <w:tab/>
        <w:t xml:space="preserve">Sousa, A., Magalhães, S. &amp; Gordo, I. Cost of antibiotic resistance and the geometry of adaptation.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29</w:t>
      </w:r>
      <w:r w:rsidRPr="00C220E5">
        <w:rPr>
          <w:rFonts w:ascii="Arial" w:hAnsi="Arial" w:cs="Arial"/>
          <w:sz w:val="22"/>
        </w:rPr>
        <w:t>, 1417–1428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75.</w:t>
      </w:r>
      <w:r w:rsidRPr="00C220E5">
        <w:rPr>
          <w:rFonts w:ascii="Arial" w:hAnsi="Arial" w:cs="Arial"/>
          <w:sz w:val="22"/>
        </w:rPr>
        <w:tab/>
        <w:t xml:space="preserve">Schembri, M. A., Sokurenko, E. V. &amp; Klemm, P. Functional flexibility of the FimH adhesin: insights from a random mutant library.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68</w:t>
      </w:r>
      <w:r w:rsidRPr="00C220E5">
        <w:rPr>
          <w:rFonts w:ascii="Arial" w:hAnsi="Arial" w:cs="Arial"/>
          <w:sz w:val="22"/>
        </w:rPr>
        <w:t>, 2638–2646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76.</w:t>
      </w:r>
      <w:r w:rsidRPr="00C220E5">
        <w:rPr>
          <w:rFonts w:ascii="Arial" w:hAnsi="Arial" w:cs="Arial"/>
          <w:sz w:val="22"/>
        </w:rPr>
        <w:tab/>
        <w:t xml:space="preserve">Weissman, S. J. </w:t>
      </w:r>
      <w:r w:rsidRPr="00C220E5">
        <w:rPr>
          <w:rFonts w:ascii="Arial" w:hAnsi="Arial" w:cs="Arial"/>
          <w:i/>
          <w:iCs/>
          <w:sz w:val="22"/>
        </w:rPr>
        <w:t>et al.</w:t>
      </w:r>
      <w:r w:rsidRPr="00C220E5">
        <w:rPr>
          <w:rFonts w:ascii="Arial" w:hAnsi="Arial" w:cs="Arial"/>
          <w:sz w:val="22"/>
        </w:rPr>
        <w:t xml:space="preserve"> Clonal analysis reveals high rate of structural mutations in fimbrial adhesins of extraintestinal pathogenic Escherichia coli.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59</w:t>
      </w:r>
      <w:r w:rsidRPr="00C220E5">
        <w:rPr>
          <w:rFonts w:ascii="Arial" w:hAnsi="Arial" w:cs="Arial"/>
          <w:sz w:val="22"/>
        </w:rPr>
        <w:t>, 975–988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77.</w:t>
      </w:r>
      <w:r w:rsidRPr="00C220E5">
        <w:rPr>
          <w:rFonts w:ascii="Arial" w:hAnsi="Arial" w:cs="Arial"/>
          <w:sz w:val="22"/>
        </w:rPr>
        <w:tab/>
        <w:t xml:space="preserve">Hultgren, S. J., Porter, T. N., Schaeffer, A. J. &amp; Duncan, J. L. Role of type 1 pili and effects of phase variation on lower urinary tract infections produced by Escherichia coli.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50</w:t>
      </w:r>
      <w:r w:rsidRPr="00C220E5">
        <w:rPr>
          <w:rFonts w:ascii="Arial" w:hAnsi="Arial" w:cs="Arial"/>
          <w:sz w:val="22"/>
        </w:rPr>
        <w:t>, 370–377 (1985).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78.</w:t>
      </w:r>
      <w:r w:rsidRPr="00C220E5">
        <w:rPr>
          <w:rFonts w:ascii="Arial" w:hAnsi="Arial" w:cs="Arial"/>
          <w:sz w:val="22"/>
        </w:rPr>
        <w:tab/>
        <w:t xml:space="preserve">Bloch, C. A., Stocker, B. A. D. &amp; Orndorff, P. E. A key role for type 1 pili in enterobacterial communicability.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697–701 (1992).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79.</w:t>
      </w:r>
      <w:r w:rsidRPr="00C220E5">
        <w:rPr>
          <w:rFonts w:ascii="Arial" w:hAnsi="Arial" w:cs="Arial"/>
          <w:sz w:val="22"/>
        </w:rPr>
        <w:tab/>
        <w:t xml:space="preserve">McCormick, B. A., Franklin, D. P., Laux, D. C. &amp; Cohen, P. S. Type 1 pili are not necessary for colonization of the streptomycin-treated mouse large intestine by type 1-piliated Escherichia coli F-18 and E. coli K-12. </w:t>
      </w:r>
      <w:r w:rsidRPr="00C220E5">
        <w:rPr>
          <w:rFonts w:ascii="Arial" w:hAnsi="Arial" w:cs="Arial"/>
          <w:i/>
          <w:iCs/>
          <w:sz w:val="22"/>
        </w:rPr>
        <w:t>Infection and …</w:t>
      </w:r>
      <w:r w:rsidRPr="00C220E5">
        <w:rPr>
          <w:rFonts w:ascii="Arial" w:hAnsi="Arial" w:cs="Arial"/>
          <w:sz w:val="22"/>
        </w:rPr>
        <w:t xml:space="preserve"> (1989).at &lt;http://iai.asm.org/content/57/10/3022.short&gt;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80.</w:t>
      </w:r>
      <w:r w:rsidRPr="00C220E5">
        <w:rPr>
          <w:rFonts w:ascii="Arial" w:hAnsi="Arial" w:cs="Arial"/>
          <w:sz w:val="22"/>
        </w:rPr>
        <w:tab/>
        <w:t xml:space="preserve">Enroth, H. &amp; Engstrand, L. Immunomagnetic separation and PCR for detection of Helicobacter pylori in water and stool specimens. </w:t>
      </w:r>
      <w:r w:rsidRPr="00C220E5">
        <w:rPr>
          <w:rFonts w:ascii="Arial" w:hAnsi="Arial" w:cs="Arial"/>
          <w:i/>
          <w:iCs/>
          <w:sz w:val="22"/>
        </w:rPr>
        <w:t>Journal of Clinical Microbiology</w:t>
      </w:r>
      <w:r w:rsidRPr="00C220E5">
        <w:rPr>
          <w:rFonts w:ascii="Arial" w:hAnsi="Arial" w:cs="Arial"/>
          <w:sz w:val="22"/>
        </w:rPr>
        <w:t xml:space="preserve"> </w:t>
      </w:r>
      <w:r w:rsidRPr="00C220E5">
        <w:rPr>
          <w:rFonts w:ascii="Arial" w:hAnsi="Arial" w:cs="Arial"/>
          <w:b/>
          <w:bCs/>
          <w:sz w:val="22"/>
        </w:rPr>
        <w:t>33</w:t>
      </w:r>
      <w:r w:rsidRPr="00C220E5">
        <w:rPr>
          <w:rFonts w:ascii="Arial" w:hAnsi="Arial" w:cs="Arial"/>
          <w:sz w:val="22"/>
        </w:rPr>
        <w:t>, 2162–2165 (1995).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81.</w:t>
      </w:r>
      <w:r w:rsidRPr="00C220E5">
        <w:rPr>
          <w:rFonts w:ascii="Arial" w:hAnsi="Arial" w:cs="Arial"/>
          <w:sz w:val="22"/>
        </w:rPr>
        <w:tab/>
        <w:t xml:space="preserve">Dean, F. B., Nelson, J. R., Giesler, T. L. &amp; Lasken, R. S. Rapid amplification of plasmid and phage DNA using Phi 29 DNA polymerase and multiply-primed rolling circle amplification. </w:t>
      </w:r>
      <w:r w:rsidRPr="00C220E5">
        <w:rPr>
          <w:rFonts w:ascii="Arial" w:hAnsi="Arial" w:cs="Arial"/>
          <w:i/>
          <w:iCs/>
          <w:sz w:val="22"/>
        </w:rPr>
        <w:t>Genome Research</w:t>
      </w:r>
      <w:r w:rsidRPr="00C220E5">
        <w:rPr>
          <w:rFonts w:ascii="Arial" w:hAnsi="Arial" w:cs="Arial"/>
          <w:sz w:val="22"/>
        </w:rPr>
        <w:t xml:space="preserve"> </w:t>
      </w:r>
      <w:r w:rsidRPr="00C220E5">
        <w:rPr>
          <w:rFonts w:ascii="Arial" w:hAnsi="Arial" w:cs="Arial"/>
          <w:b/>
          <w:bCs/>
          <w:sz w:val="22"/>
        </w:rPr>
        <w:t>11</w:t>
      </w:r>
      <w:r w:rsidRPr="00C220E5">
        <w:rPr>
          <w:rFonts w:ascii="Arial" w:hAnsi="Arial" w:cs="Arial"/>
          <w:sz w:val="22"/>
        </w:rPr>
        <w:t>, 1095–1099 (2001).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82.</w:t>
      </w:r>
      <w:r w:rsidRPr="00C220E5">
        <w:rPr>
          <w:rFonts w:ascii="Arial" w:hAnsi="Arial" w:cs="Arial"/>
          <w:sz w:val="22"/>
        </w:rPr>
        <w:tab/>
        <w:t xml:space="preserve">Binga, E. K., Lasken, R. S. &amp; Neufeld, J. D. Something from (almost) nothing: the impact of multiple displacement amplification on microbial ecology. </w:t>
      </w:r>
      <w:r w:rsidRPr="00C220E5">
        <w:rPr>
          <w:rFonts w:ascii="Arial" w:hAnsi="Arial" w:cs="Arial"/>
          <w:i/>
          <w:iCs/>
          <w:sz w:val="22"/>
        </w:rPr>
        <w:t>The ISME journal</w:t>
      </w:r>
      <w:r w:rsidRPr="00C220E5">
        <w:rPr>
          <w:rFonts w:ascii="Arial" w:hAnsi="Arial" w:cs="Arial"/>
          <w:sz w:val="22"/>
        </w:rPr>
        <w:t xml:space="preserve"> </w:t>
      </w:r>
      <w:r w:rsidRPr="00C220E5">
        <w:rPr>
          <w:rFonts w:ascii="Arial" w:hAnsi="Arial" w:cs="Arial"/>
          <w:b/>
          <w:bCs/>
          <w:sz w:val="22"/>
        </w:rPr>
        <w:t>2</w:t>
      </w:r>
      <w:r w:rsidRPr="00C220E5">
        <w:rPr>
          <w:rFonts w:ascii="Arial" w:hAnsi="Arial" w:cs="Arial"/>
          <w:sz w:val="22"/>
        </w:rPr>
        <w:t xml:space="preserve">, 233–241 (2008). </w:t>
      </w:r>
    </w:p>
    <w:p w:rsidR="00D50F03" w:rsidRPr="00D50F03" w:rsidRDefault="0066102C" w:rsidP="00C220E5">
      <w:pPr>
        <w:pStyle w:val="NormalWeb"/>
        <w:ind w:left="640" w:hanging="640"/>
        <w:divId w:val="1944216931"/>
        <w:rPr>
          <w:rFonts w:ascii="Arial" w:hAnsi="Arial" w:cs="Arial"/>
        </w:rPr>
      </w:pPr>
      <w:r>
        <w:rPr>
          <w:rFonts w:ascii="Arial" w:hAnsi="Arial" w:cs="Arial"/>
        </w:rPr>
        <w:fldChar w:fldCharType="end"/>
      </w:r>
    </w:p>
    <w:sectPr w:rsidR="00D50F03" w:rsidRPr="00D50F03" w:rsidSect="0066102C">
      <w:pgSz w:w="12240" w:h="15840"/>
      <w:pgMar w:top="1440" w:right="1440" w:bottom="1440" w:left="1440" w:gutter="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Drew Schwartz" w:date="2012-10-24T02:44:00Z" w:initials="DS">
    <w:p w:rsidR="00C1729D" w:rsidRDefault="00C1729D">
      <w:pPr>
        <w:pStyle w:val="CommentText"/>
      </w:pPr>
      <w:r>
        <w:rPr>
          <w:rStyle w:val="CommentReference"/>
        </w:rPr>
        <w:annotationRef/>
      </w:r>
      <w:r>
        <w:t>Great intro</w:t>
      </w:r>
    </w:p>
  </w:comment>
  <w:comment w:id="31" w:author="Drew Schwartz" w:date="2012-10-24T03:13:00Z" w:initials="DS">
    <w:p w:rsidR="00C1729D" w:rsidRDefault="00C1729D">
      <w:pPr>
        <w:pStyle w:val="CommentText"/>
      </w:pPr>
      <w:r>
        <w:rPr>
          <w:rStyle w:val="CommentReference"/>
        </w:rPr>
        <w:annotationRef/>
      </w:r>
      <w:r>
        <w:t>I think the real reason that it is considered a sink is because traditionally we do not believe the bladder to result in spread to other people/organs. Therefore it was traditionally believed to be a  dead end</w:t>
      </w:r>
    </w:p>
  </w:comment>
  <w:comment w:id="34" w:author="Drew Schwartz" w:date="2012-10-24T03:16:00Z" w:initials="DS">
    <w:p w:rsidR="00C1729D" w:rsidRDefault="00C1729D">
      <w:pPr>
        <w:pStyle w:val="CommentText"/>
      </w:pPr>
      <w:r>
        <w:rPr>
          <w:rStyle w:val="CommentReference"/>
        </w:rPr>
        <w:annotationRef/>
      </w:r>
      <w:r>
        <w:t>Genes are italicized. Proteins are not</w:t>
      </w:r>
    </w:p>
  </w:comment>
  <w:comment w:id="45" w:author="Drew Schwartz" w:date="2012-10-24T03:45:00Z" w:initials="DS">
    <w:p w:rsidR="00C1729D" w:rsidRDefault="00C1729D">
      <w:pPr>
        <w:pStyle w:val="CommentText"/>
      </w:pPr>
      <w:r>
        <w:rPr>
          <w:rStyle w:val="CommentReference"/>
        </w:rPr>
        <w:annotationRef/>
      </w:r>
      <w:r>
        <w:t>I wouldn’t really call these redundant genes. Yes, they are similar, but structurally not at all</w:t>
      </w:r>
    </w:p>
  </w:comment>
  <w:comment w:id="53" w:author="Drew Schwartz" w:date="2012-10-24T03:52:00Z" w:initials="DS">
    <w:p w:rsidR="00C1729D" w:rsidRDefault="00C1729D">
      <w:pPr>
        <w:pStyle w:val="CommentText"/>
      </w:pPr>
      <w:r>
        <w:rPr>
          <w:rStyle w:val="CommentReference"/>
        </w:rPr>
        <w:annotationRef/>
      </w:r>
      <w:r>
        <w:t>Should mention that it is 1 patient among 4.</w:t>
      </w:r>
    </w:p>
  </w:comment>
  <w:comment w:id="60" w:author="Drew Schwartz" w:date="2012-10-24T03:56:00Z" w:initials="DS">
    <w:p w:rsidR="00C1729D" w:rsidRDefault="00C1729D">
      <w:pPr>
        <w:pStyle w:val="CommentText"/>
      </w:pPr>
      <w:r>
        <w:rPr>
          <w:rStyle w:val="CommentReference"/>
        </w:rPr>
        <w:annotationRef/>
      </w:r>
      <w:r>
        <w:t>You can also mention here or above the frequency of same strain recurrences from Foxman</w:t>
      </w:r>
    </w:p>
  </w:comment>
  <w:comment w:id="62" w:author="Drew Schwartz" w:date="2012-10-24T03:57:00Z" w:initials="DS">
    <w:p w:rsidR="00EA7009" w:rsidRDefault="00EA7009">
      <w:pPr>
        <w:pStyle w:val="CommentText"/>
      </w:pPr>
      <w:r>
        <w:rPr>
          <w:rStyle w:val="CommentReference"/>
        </w:rPr>
        <w:annotationRef/>
      </w:r>
      <w:r>
        <w:t>I think you should propose an alternate model here</w:t>
      </w:r>
    </w:p>
  </w:comment>
  <w:comment w:id="61" w:author="Drew Schwartz" w:date="2012-10-24T03:59:00Z" w:initials="DS">
    <w:p w:rsidR="00EA7009" w:rsidRDefault="00EA7009">
      <w:pPr>
        <w:pStyle w:val="CommentText"/>
      </w:pPr>
      <w:r>
        <w:rPr>
          <w:rStyle w:val="CommentReference"/>
        </w:rPr>
        <w:annotationRef/>
      </w:r>
      <w:r>
        <w:t>This is odd. You are attempting to disprove a current model. I think instead you should attempt to find support for a different model. It is the same thing but more forceful</w:t>
      </w:r>
    </w:p>
  </w:comment>
  <w:comment w:id="66" w:author="Drew Schwartz" w:date="2012-10-24T04:00:00Z" w:initials="DS">
    <w:p w:rsidR="00EA7009" w:rsidRDefault="00EA7009">
      <w:pPr>
        <w:pStyle w:val="CommentText"/>
      </w:pPr>
      <w:r>
        <w:rPr>
          <w:rStyle w:val="CommentReference"/>
        </w:rPr>
        <w:annotationRef/>
      </w:r>
      <w:r>
        <w:t>I don't see how this fits</w:t>
      </w:r>
    </w:p>
  </w:comment>
  <w:comment w:id="72" w:author="Drew Schwartz" w:date="2012-10-24T04:04:00Z" w:initials="DS">
    <w:p w:rsidR="00E57EB2" w:rsidRDefault="00E57EB2">
      <w:pPr>
        <w:pStyle w:val="CommentText"/>
      </w:pPr>
      <w:r>
        <w:rPr>
          <w:rStyle w:val="CommentReference"/>
        </w:rPr>
        <w:annotationRef/>
      </w:r>
      <w:r>
        <w:t>How many will you check. What if it is a mixture of UPEC?</w:t>
      </w:r>
    </w:p>
  </w:comment>
  <w:comment w:id="80" w:author="Drew Schwartz" w:date="2012-10-24T04:05:00Z" w:initials="DS">
    <w:p w:rsidR="00EA71EB" w:rsidRDefault="00EA71EB">
      <w:pPr>
        <w:pStyle w:val="CommentText"/>
      </w:pPr>
      <w:r>
        <w:rPr>
          <w:rStyle w:val="CommentReference"/>
        </w:rPr>
        <w:annotationRef/>
      </w:r>
      <w:r>
        <w:t>what?</w:t>
      </w:r>
    </w:p>
  </w:comment>
  <w:comment w:id="88" w:author="Drew Schwartz" w:date="2012-10-24T04:50:00Z" w:initials="DS">
    <w:p w:rsidR="00E41720" w:rsidRDefault="00E41720">
      <w:pPr>
        <w:pStyle w:val="CommentText"/>
      </w:pPr>
      <w:r>
        <w:rPr>
          <w:rStyle w:val="CommentReference"/>
        </w:rPr>
        <w:annotationRef/>
      </w:r>
      <w:r>
        <w:t xml:space="preserve">What fraction of patients will you need to see this in to make this conclusion. I think throughout this whole </w:t>
      </w:r>
      <w:r w:rsidR="00CD2F1D">
        <w:t>experimental section</w:t>
      </w:r>
      <w:r>
        <w:t xml:space="preserve"> you need to add specifics. It is too general</w:t>
      </w:r>
    </w:p>
  </w:comment>
  <w:comment w:id="90" w:author="Drew Schwartz" w:date="2012-10-24T04:50:00Z" w:initials="DS">
    <w:p w:rsidR="00CD2F1D" w:rsidRDefault="00CD2F1D">
      <w:pPr>
        <w:pStyle w:val="CommentText"/>
      </w:pPr>
      <w:r>
        <w:rPr>
          <w:rStyle w:val="CommentReference"/>
        </w:rPr>
        <w:annotationRef/>
      </w:r>
      <w:r>
        <w:t>What test? Fisher’s exact? If so, you will need to see at least a 75-25 distribution</w:t>
      </w:r>
    </w:p>
  </w:comment>
  <w:comment w:id="91" w:author="Drew Schwartz" w:date="2012-10-24T04:52:00Z" w:initials="DS">
    <w:p w:rsidR="00CD2F1D" w:rsidRDefault="00CD2F1D">
      <w:pPr>
        <w:pStyle w:val="CommentText"/>
      </w:pPr>
      <w:r>
        <w:rPr>
          <w:rStyle w:val="CommentReference"/>
        </w:rPr>
        <w:annotationRef/>
      </w:r>
      <w:r>
        <w:t>I think you need to couch this in the setting of a specific aims section of the grant. As is, it is scattered. It needs organization and specifics.</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CB452C"/>
    <w:multiLevelType w:val="hybridMultilevel"/>
    <w:tmpl w:val="3C22376E"/>
    <w:lvl w:ilvl="0" w:tplc="FAA06B7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trackRevisions/>
  <w:doNotTrackMoves/>
  <w:defaultTabStop w:val="720"/>
  <w:characterSpacingControl w:val="doNotCompress"/>
  <w:compat>
    <w:useFELayout/>
  </w:compat>
  <w:rsids>
    <w:rsidRoot w:val="00BB3185"/>
    <w:rsid w:val="00063076"/>
    <w:rsid w:val="00064C1B"/>
    <w:rsid w:val="000671DA"/>
    <w:rsid w:val="000D1028"/>
    <w:rsid w:val="004C342A"/>
    <w:rsid w:val="00560B25"/>
    <w:rsid w:val="0066102C"/>
    <w:rsid w:val="0079490E"/>
    <w:rsid w:val="007C5578"/>
    <w:rsid w:val="00956590"/>
    <w:rsid w:val="009F1295"/>
    <w:rsid w:val="00B11220"/>
    <w:rsid w:val="00B353CC"/>
    <w:rsid w:val="00BB3185"/>
    <w:rsid w:val="00BC7057"/>
    <w:rsid w:val="00BD21DC"/>
    <w:rsid w:val="00C1729D"/>
    <w:rsid w:val="00C220E5"/>
    <w:rsid w:val="00C8240B"/>
    <w:rsid w:val="00CB2240"/>
    <w:rsid w:val="00CB686C"/>
    <w:rsid w:val="00CD2F1D"/>
    <w:rsid w:val="00CE2F71"/>
    <w:rsid w:val="00D50F03"/>
    <w:rsid w:val="00E41720"/>
    <w:rsid w:val="00E57EB2"/>
    <w:rsid w:val="00EA1BD3"/>
    <w:rsid w:val="00EA7009"/>
    <w:rsid w:val="00EA71EB"/>
    <w:rsid w:val="00F84A36"/>
    <w:rsid w:val="00FB3E5C"/>
  </w:rsids>
  <m:mathPr>
    <m:mathFont m:val="Bookman Old Style"/>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02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EA1BD3"/>
    <w:pPr>
      <w:ind w:left="720"/>
      <w:contextualSpacing/>
    </w:pPr>
  </w:style>
  <w:style w:type="paragraph" w:styleId="NormalWeb">
    <w:name w:val="Normal (Web)"/>
    <w:basedOn w:val="Normal"/>
    <w:uiPriority w:val="99"/>
    <w:unhideWhenUsed/>
    <w:rsid w:val="00D50F0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50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F03"/>
    <w:rPr>
      <w:rFonts w:ascii="Tahoma" w:hAnsi="Tahoma" w:cs="Tahoma"/>
      <w:sz w:val="16"/>
      <w:szCs w:val="16"/>
    </w:rPr>
  </w:style>
  <w:style w:type="paragraph" w:styleId="Caption">
    <w:name w:val="caption"/>
    <w:basedOn w:val="Normal"/>
    <w:next w:val="Normal"/>
    <w:uiPriority w:val="35"/>
    <w:unhideWhenUsed/>
    <w:qFormat/>
    <w:rsid w:val="0079490E"/>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F84A36"/>
    <w:rPr>
      <w:sz w:val="18"/>
      <w:szCs w:val="18"/>
    </w:rPr>
  </w:style>
  <w:style w:type="paragraph" w:styleId="CommentText">
    <w:name w:val="annotation text"/>
    <w:basedOn w:val="Normal"/>
    <w:link w:val="CommentTextChar"/>
    <w:uiPriority w:val="99"/>
    <w:semiHidden/>
    <w:unhideWhenUsed/>
    <w:rsid w:val="00F84A36"/>
    <w:pPr>
      <w:spacing w:line="240" w:lineRule="auto"/>
    </w:pPr>
    <w:rPr>
      <w:sz w:val="24"/>
      <w:szCs w:val="24"/>
    </w:rPr>
  </w:style>
  <w:style w:type="character" w:customStyle="1" w:styleId="CommentTextChar">
    <w:name w:val="Comment Text Char"/>
    <w:basedOn w:val="DefaultParagraphFont"/>
    <w:link w:val="CommentText"/>
    <w:uiPriority w:val="99"/>
    <w:semiHidden/>
    <w:rsid w:val="00F84A36"/>
    <w:rPr>
      <w:sz w:val="24"/>
      <w:szCs w:val="24"/>
    </w:rPr>
  </w:style>
  <w:style w:type="paragraph" w:styleId="CommentSubject">
    <w:name w:val="annotation subject"/>
    <w:basedOn w:val="CommentText"/>
    <w:next w:val="CommentText"/>
    <w:link w:val="CommentSubjectChar"/>
    <w:uiPriority w:val="99"/>
    <w:semiHidden/>
    <w:unhideWhenUsed/>
    <w:rsid w:val="00F84A36"/>
    <w:rPr>
      <w:b/>
      <w:bCs/>
      <w:sz w:val="20"/>
      <w:szCs w:val="20"/>
    </w:rPr>
  </w:style>
  <w:style w:type="character" w:customStyle="1" w:styleId="CommentSubjectChar">
    <w:name w:val="Comment Subject Char"/>
    <w:basedOn w:val="CommentTextChar"/>
    <w:link w:val="CommentSubject"/>
    <w:uiPriority w:val="99"/>
    <w:semiHidden/>
    <w:rsid w:val="00F84A36"/>
    <w:rPr>
      <w:b/>
      <w:bCs/>
      <w:sz w:val="20"/>
      <w:szCs w:val="20"/>
    </w:rPr>
  </w:style>
  <w:style w:type="paragraph" w:styleId="Header">
    <w:name w:val="header"/>
    <w:basedOn w:val="Normal"/>
    <w:link w:val="HeaderChar"/>
    <w:uiPriority w:val="99"/>
    <w:semiHidden/>
    <w:unhideWhenUsed/>
    <w:rsid w:val="00C8240B"/>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C8240B"/>
  </w:style>
  <w:style w:type="paragraph" w:styleId="Footer">
    <w:name w:val="footer"/>
    <w:basedOn w:val="Normal"/>
    <w:link w:val="FooterChar"/>
    <w:uiPriority w:val="99"/>
    <w:semiHidden/>
    <w:unhideWhenUsed/>
    <w:rsid w:val="00C8240B"/>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C824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BD3"/>
    <w:pPr>
      <w:ind w:left="720"/>
      <w:contextualSpacing/>
    </w:pPr>
  </w:style>
  <w:style w:type="paragraph" w:styleId="NormalWeb">
    <w:name w:val="Normal (Web)"/>
    <w:basedOn w:val="Normal"/>
    <w:uiPriority w:val="99"/>
    <w:unhideWhenUsed/>
    <w:rsid w:val="00D50F0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50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F03"/>
    <w:rPr>
      <w:rFonts w:ascii="Tahoma" w:hAnsi="Tahoma" w:cs="Tahoma"/>
      <w:sz w:val="16"/>
      <w:szCs w:val="16"/>
    </w:rPr>
  </w:style>
  <w:style w:type="paragraph" w:styleId="Caption">
    <w:name w:val="caption"/>
    <w:basedOn w:val="Normal"/>
    <w:next w:val="Normal"/>
    <w:uiPriority w:val="35"/>
    <w:unhideWhenUsed/>
    <w:qFormat/>
    <w:rsid w:val="0079490E"/>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105920930">
      <w:bodyDiv w:val="1"/>
      <w:marLeft w:val="0"/>
      <w:marRight w:val="0"/>
      <w:marTop w:val="0"/>
      <w:marBottom w:val="0"/>
      <w:divBdr>
        <w:top w:val="none" w:sz="0" w:space="0" w:color="auto"/>
        <w:left w:val="none" w:sz="0" w:space="0" w:color="auto"/>
        <w:bottom w:val="none" w:sz="0" w:space="0" w:color="auto"/>
        <w:right w:val="none" w:sz="0" w:space="0" w:color="auto"/>
      </w:divBdr>
      <w:divsChild>
        <w:div w:id="659306965">
          <w:marLeft w:val="0"/>
          <w:marRight w:val="0"/>
          <w:marTop w:val="0"/>
          <w:marBottom w:val="0"/>
          <w:divBdr>
            <w:top w:val="none" w:sz="0" w:space="0" w:color="auto"/>
            <w:left w:val="none" w:sz="0" w:space="0" w:color="auto"/>
            <w:bottom w:val="none" w:sz="0" w:space="0" w:color="auto"/>
            <w:right w:val="none" w:sz="0" w:space="0" w:color="auto"/>
          </w:divBdr>
          <w:divsChild>
            <w:div w:id="1944216931">
              <w:marLeft w:val="0"/>
              <w:marRight w:val="0"/>
              <w:marTop w:val="0"/>
              <w:marBottom w:val="0"/>
              <w:divBdr>
                <w:top w:val="none" w:sz="0" w:space="0" w:color="auto"/>
                <w:left w:val="none" w:sz="0" w:space="0" w:color="auto"/>
                <w:bottom w:val="none" w:sz="0" w:space="0" w:color="auto"/>
                <w:right w:val="none" w:sz="0" w:space="0" w:color="auto"/>
              </w:divBdr>
              <w:divsChild>
                <w:div w:id="8371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fontTable" Target="fontTable.xml"/><Relationship Id="rId13" Type="http://schemas.openxmlformats.org/officeDocument/2006/relationships/theme" Target="theme/theme1.xml"/><Relationship Id="rId14"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CocoaOOXMLWriter/1187.34</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AD899-35FF-4B2A-9A8F-A3C3E1FC556A}">
  <ds:schemaRefs>
    <ds:schemaRef ds:uri="http://schemas.apple.com/cocoa/2006/metadata"/>
  </ds:schemaRefs>
</ds:datastoreItem>
</file>

<file path=customXml/itemProps2.xml><?xml version="1.0" encoding="utf-8"?>
<ds:datastoreItem xmlns:ds="http://schemas.openxmlformats.org/officeDocument/2006/customXml" ds:itemID="{6CCB35A2-C260-F445-A5FB-13D64896D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57282</Words>
  <Characters>326509</Characters>
  <Application>Microsoft Macintosh Word</Application>
  <DocSecurity>0</DocSecurity>
  <Lines>2720</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Drew Schwartz</cp:lastModifiedBy>
  <cp:revision>5</cp:revision>
  <cp:lastPrinted>2012-10-15T17:50:00Z</cp:lastPrinted>
  <dcterms:created xsi:type="dcterms:W3CDTF">2012-10-24T09:04:00Z</dcterms:created>
  <dcterms:modified xsi:type="dcterms:W3CDTF">2012-10-24T09:52:00Z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henry.l.schreiber@wustl.edu@www.mendeley.com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http://www.zotero.org/styles/cell</vt:lpwstr>
  </property>
  <property fmtid="{D5CDD505-2E9C-101B-9397-08002B2CF9AE}" pid="6" name="Mendeley Recent Style Name 0_1">
    <vt:lpwstr>Cell</vt:lpwstr>
  </property>
  <property fmtid="{D5CDD505-2E9C-101B-9397-08002B2CF9AE}" pid="7" name="Mendeley Recent Style Id 1_1">
    <vt:lpwstr>http://www.zotero.org/styles/ama</vt:lpwstr>
  </property>
  <property fmtid="{D5CDD505-2E9C-101B-9397-08002B2CF9AE}" pid="8" name="Mendeley Recent Style Name 1_1">
    <vt:lpwstr>American Medical Association</vt:lpwstr>
  </property>
  <property fmtid="{D5CDD505-2E9C-101B-9397-08002B2CF9AE}" pid="9" name="Mendeley Recent Style Id 2_1">
    <vt:lpwstr>http://www.zotero.org/styles/apsa</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http://www.zotero.org/styles/asa</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http://www.zotero.org/styles/apa</vt:lpwstr>
  </property>
  <property fmtid="{D5CDD505-2E9C-101B-9397-08002B2CF9AE}" pid="22" name="Mendeley Recent Style Name 8_1">
    <vt:lpwstr>American Psychological Association 6th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